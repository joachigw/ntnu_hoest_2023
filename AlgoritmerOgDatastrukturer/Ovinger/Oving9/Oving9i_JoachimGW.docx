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E4B21C" w14:textId="6E3F53EF" w:rsidR="00762557" w:rsidRDefault="00B53C2F" w:rsidP="00B53C2F">
      <w:pPr>
        <w:pStyle w:val="Title"/>
        <w:jc w:val="center"/>
        <w:rPr>
          <w:lang w:val="nb-NO"/>
        </w:rPr>
      </w:pPr>
      <w:r>
        <w:rPr>
          <w:lang w:val="nb-NO"/>
        </w:rPr>
        <w:t>Øving 9</w:t>
      </w:r>
      <w:r w:rsidR="00CB581A">
        <w:rPr>
          <w:lang w:val="nb-NO"/>
        </w:rPr>
        <w:t>i</w:t>
      </w:r>
    </w:p>
    <w:p w14:paraId="2EA5CA7B" w14:textId="582C5252" w:rsidR="00B53C2F" w:rsidRDefault="00B53C2F" w:rsidP="00B53C2F">
      <w:pPr>
        <w:jc w:val="center"/>
        <w:rPr>
          <w:lang w:val="nb-NO"/>
        </w:rPr>
      </w:pPr>
      <w:r>
        <w:rPr>
          <w:lang w:val="nb-NO"/>
        </w:rPr>
        <w:t>Algoritmer og datastrukturer</w:t>
      </w:r>
    </w:p>
    <w:p w14:paraId="4D5823F9" w14:textId="77777777" w:rsidR="00F57D22" w:rsidRDefault="00F57D22" w:rsidP="00B53C2F">
      <w:pPr>
        <w:jc w:val="center"/>
        <w:rPr>
          <w:lang w:val="nb-NO"/>
        </w:rPr>
      </w:pPr>
    </w:p>
    <w:p w14:paraId="4D8CC6AD" w14:textId="77777777" w:rsidR="00B6262D" w:rsidRDefault="00B6262D" w:rsidP="00B6262D">
      <w:pPr>
        <w:rPr>
          <w:lang w:val="nb-NO"/>
        </w:rPr>
      </w:pPr>
    </w:p>
    <w:p w14:paraId="4503395C" w14:textId="5F6D7F91" w:rsidR="00B6262D" w:rsidRPr="00866232" w:rsidRDefault="00B6262D" w:rsidP="00B6262D">
      <w:pPr>
        <w:rPr>
          <w:sz w:val="28"/>
          <w:szCs w:val="28"/>
          <w:lang w:val="nb-NO"/>
        </w:rPr>
      </w:pPr>
      <w:r w:rsidRPr="00866232">
        <w:rPr>
          <w:sz w:val="28"/>
          <w:szCs w:val="28"/>
          <w:lang w:val="nb-NO"/>
        </w:rPr>
        <w:t xml:space="preserve">Vi ønsker å </w:t>
      </w:r>
      <w:r w:rsidR="005F6C8B" w:rsidRPr="00866232">
        <w:rPr>
          <w:sz w:val="28"/>
          <w:szCs w:val="28"/>
          <w:lang w:val="nb-NO"/>
        </w:rPr>
        <w:t xml:space="preserve">implementere </w:t>
      </w:r>
      <w:r w:rsidR="00933CAD">
        <w:rPr>
          <w:sz w:val="28"/>
          <w:szCs w:val="28"/>
          <w:lang w:val="nb-NO"/>
        </w:rPr>
        <w:t xml:space="preserve">algoritmene </w:t>
      </w:r>
      <w:proofErr w:type="spellStart"/>
      <w:r w:rsidR="00933CAD">
        <w:rPr>
          <w:sz w:val="28"/>
          <w:szCs w:val="28"/>
          <w:lang w:val="nb-NO"/>
        </w:rPr>
        <w:t>Dijkstras</w:t>
      </w:r>
      <w:proofErr w:type="spellEnd"/>
      <w:r w:rsidR="00933CAD">
        <w:rPr>
          <w:sz w:val="28"/>
          <w:szCs w:val="28"/>
          <w:lang w:val="nb-NO"/>
        </w:rPr>
        <w:t xml:space="preserve"> og ALT </w:t>
      </w:r>
      <w:r w:rsidR="009119B3">
        <w:rPr>
          <w:sz w:val="28"/>
          <w:szCs w:val="28"/>
          <w:lang w:val="nb-NO"/>
        </w:rPr>
        <w:t xml:space="preserve">for </w:t>
      </w:r>
      <w:r w:rsidR="005F6C8B" w:rsidRPr="00866232">
        <w:rPr>
          <w:sz w:val="28"/>
          <w:szCs w:val="28"/>
          <w:lang w:val="nb-NO"/>
        </w:rPr>
        <w:t>å finne en reiserute fra en node A til en node B.</w:t>
      </w:r>
    </w:p>
    <w:p w14:paraId="10F6E844" w14:textId="2C4B9A0B" w:rsidR="005F6C8B" w:rsidRPr="00866232" w:rsidRDefault="005F6C8B" w:rsidP="00B6262D">
      <w:pPr>
        <w:rPr>
          <w:sz w:val="28"/>
          <w:szCs w:val="28"/>
          <w:lang w:val="nb-NO"/>
        </w:rPr>
      </w:pPr>
      <w:r w:rsidRPr="00866232">
        <w:rPr>
          <w:sz w:val="28"/>
          <w:szCs w:val="28"/>
          <w:lang w:val="nb-NO"/>
        </w:rPr>
        <w:t>Avstande</w:t>
      </w:r>
      <w:r w:rsidR="003D143B" w:rsidRPr="00866232">
        <w:rPr>
          <w:sz w:val="28"/>
          <w:szCs w:val="28"/>
          <w:lang w:val="nb-NO"/>
        </w:rPr>
        <w:t xml:space="preserve">r mellom nodene måles i hundredelssekunder, men framstilles på formatet </w:t>
      </w:r>
      <w:proofErr w:type="spellStart"/>
      <w:r w:rsidR="003D143B" w:rsidRPr="00866232">
        <w:rPr>
          <w:sz w:val="28"/>
          <w:szCs w:val="28"/>
          <w:lang w:val="nb-NO"/>
        </w:rPr>
        <w:t>hh:mm:ss</w:t>
      </w:r>
      <w:proofErr w:type="spellEnd"/>
      <w:r w:rsidR="003D143B" w:rsidRPr="00866232">
        <w:rPr>
          <w:sz w:val="28"/>
          <w:szCs w:val="28"/>
          <w:lang w:val="nb-NO"/>
        </w:rPr>
        <w:t>.</w:t>
      </w:r>
    </w:p>
    <w:p w14:paraId="4F79EE10" w14:textId="77777777" w:rsidR="00426888" w:rsidRPr="00866232" w:rsidRDefault="00426888" w:rsidP="00426888">
      <w:pPr>
        <w:rPr>
          <w:sz w:val="28"/>
          <w:szCs w:val="28"/>
          <w:lang w:val="nb-NO"/>
        </w:rPr>
      </w:pPr>
    </w:p>
    <w:p w14:paraId="16343560" w14:textId="4D3EEA7B" w:rsidR="002D1DD4" w:rsidRDefault="002D1DD4" w:rsidP="00426888">
      <w:pPr>
        <w:rPr>
          <w:sz w:val="28"/>
          <w:szCs w:val="28"/>
          <w:lang w:val="nb-NO"/>
        </w:rPr>
      </w:pPr>
      <w:r w:rsidRPr="00866232">
        <w:rPr>
          <w:sz w:val="28"/>
          <w:szCs w:val="28"/>
          <w:lang w:val="nb-NO"/>
        </w:rPr>
        <w:t xml:space="preserve">Vi ønsker å se på en reiserute sine </w:t>
      </w:r>
      <w:r w:rsidR="00461AE4" w:rsidRPr="00866232">
        <w:rPr>
          <w:sz w:val="28"/>
          <w:szCs w:val="28"/>
          <w:lang w:val="nb-NO"/>
        </w:rPr>
        <w:t xml:space="preserve">krevd </w:t>
      </w:r>
      <w:r w:rsidRPr="00866232">
        <w:rPr>
          <w:sz w:val="28"/>
          <w:szCs w:val="28"/>
          <w:lang w:val="nb-NO"/>
        </w:rPr>
        <w:t>prosesserte noder</w:t>
      </w:r>
      <w:r w:rsidR="00461AE4" w:rsidRPr="00866232">
        <w:rPr>
          <w:sz w:val="28"/>
          <w:szCs w:val="28"/>
          <w:lang w:val="nb-NO"/>
        </w:rPr>
        <w:t>, antall faktiske noder i reisen</w:t>
      </w:r>
      <w:r w:rsidR="00420834" w:rsidRPr="00866232">
        <w:rPr>
          <w:sz w:val="28"/>
          <w:szCs w:val="28"/>
          <w:lang w:val="nb-NO"/>
        </w:rPr>
        <w:t xml:space="preserve"> og </w:t>
      </w:r>
      <w:r w:rsidR="00461AE4" w:rsidRPr="00866232">
        <w:rPr>
          <w:sz w:val="28"/>
          <w:szCs w:val="28"/>
          <w:lang w:val="nb-NO"/>
        </w:rPr>
        <w:t>tiden algoritmen bruker på å finne reiserute</w:t>
      </w:r>
      <w:r w:rsidR="008E2871" w:rsidRPr="00866232">
        <w:rPr>
          <w:sz w:val="28"/>
          <w:szCs w:val="28"/>
          <w:lang w:val="nb-NO"/>
        </w:rPr>
        <w:t>n.</w:t>
      </w:r>
    </w:p>
    <w:p w14:paraId="68E83F50" w14:textId="77777777" w:rsidR="0091184B" w:rsidRDefault="0091184B" w:rsidP="00426888">
      <w:pPr>
        <w:rPr>
          <w:sz w:val="28"/>
          <w:szCs w:val="28"/>
          <w:lang w:val="nb-NO"/>
        </w:rPr>
      </w:pPr>
    </w:p>
    <w:p w14:paraId="7D249AEE" w14:textId="77777777" w:rsidR="0091184B" w:rsidRDefault="0091184B" w:rsidP="0091184B">
      <w:pPr>
        <w:rPr>
          <w:b/>
          <w:bCs/>
          <w:sz w:val="40"/>
          <w:szCs w:val="40"/>
          <w:lang w:val="nb-NO"/>
        </w:rPr>
      </w:pPr>
    </w:p>
    <w:p w14:paraId="0058A090" w14:textId="77777777" w:rsidR="0091184B" w:rsidRDefault="0091184B" w:rsidP="0091184B">
      <w:pPr>
        <w:jc w:val="center"/>
        <w:rPr>
          <w:b/>
          <w:bCs/>
          <w:sz w:val="40"/>
          <w:szCs w:val="40"/>
          <w:lang w:val="nb-NO"/>
        </w:rPr>
      </w:pPr>
      <w:r>
        <w:rPr>
          <w:b/>
          <w:bCs/>
          <w:sz w:val="40"/>
          <w:szCs w:val="40"/>
          <w:lang w:val="nb-NO"/>
        </w:rPr>
        <w:t>Resultatoversikt</w:t>
      </w:r>
    </w:p>
    <w:p w14:paraId="631470C7" w14:textId="77777777" w:rsidR="0091184B" w:rsidRDefault="0091184B" w:rsidP="0091184B">
      <w:pPr>
        <w:jc w:val="center"/>
        <w:rPr>
          <w:b/>
          <w:bCs/>
          <w:sz w:val="40"/>
          <w:szCs w:val="40"/>
          <w:lang w:val="nb-NO"/>
        </w:rPr>
      </w:pPr>
    </w:p>
    <w:p w14:paraId="2237728A" w14:textId="77777777" w:rsidR="0091184B" w:rsidRDefault="0091184B" w:rsidP="0091184B">
      <w:pPr>
        <w:rPr>
          <w:b/>
          <w:bCs/>
          <w:sz w:val="40"/>
          <w:szCs w:val="40"/>
          <w:lang w:val="nb-NO"/>
        </w:rPr>
      </w:pPr>
      <w:r>
        <w:rPr>
          <w:b/>
          <w:bCs/>
          <w:noProof/>
          <w:sz w:val="40"/>
          <w:szCs w:val="40"/>
          <w:lang w:val="nb-NO"/>
        </w:rPr>
        <w:drawing>
          <wp:anchor distT="0" distB="0" distL="114300" distR="114300" simplePos="0" relativeHeight="251660289" behindDoc="0" locked="0" layoutInCell="1" allowOverlap="1" wp14:anchorId="4814920C" wp14:editId="5833AFE6">
            <wp:simplePos x="0" y="0"/>
            <wp:positionH relativeFrom="column">
              <wp:posOffset>-865505</wp:posOffset>
            </wp:positionH>
            <wp:positionV relativeFrom="paragraph">
              <wp:posOffset>0</wp:posOffset>
            </wp:positionV>
            <wp:extent cx="7454265" cy="2606675"/>
            <wp:effectExtent l="0" t="0" r="635" b="0"/>
            <wp:wrapSquare wrapText="bothSides"/>
            <wp:docPr id="1197895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95475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426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31DDBE" w14:textId="77777777" w:rsidR="0091184B" w:rsidRDefault="0091184B" w:rsidP="0091184B">
      <w:pPr>
        <w:rPr>
          <w:b/>
          <w:bCs/>
          <w:sz w:val="40"/>
          <w:szCs w:val="40"/>
          <w:lang w:val="nb-NO"/>
        </w:rPr>
      </w:pPr>
    </w:p>
    <w:p w14:paraId="7DE60A43" w14:textId="77777777" w:rsidR="0091184B" w:rsidRDefault="0091184B" w:rsidP="00426888">
      <w:pPr>
        <w:rPr>
          <w:sz w:val="28"/>
          <w:szCs w:val="28"/>
          <w:lang w:val="nb-NO"/>
        </w:rPr>
      </w:pPr>
    </w:p>
    <w:p w14:paraId="3BC84FDC" w14:textId="77777777" w:rsidR="0091184B" w:rsidRDefault="0091184B" w:rsidP="00426888">
      <w:pPr>
        <w:rPr>
          <w:sz w:val="28"/>
          <w:szCs w:val="28"/>
          <w:lang w:val="nb-NO"/>
        </w:rPr>
      </w:pPr>
    </w:p>
    <w:p w14:paraId="0A34C39D" w14:textId="77777777" w:rsidR="0091184B" w:rsidRDefault="0091184B" w:rsidP="00426888">
      <w:pPr>
        <w:rPr>
          <w:sz w:val="28"/>
          <w:szCs w:val="28"/>
          <w:lang w:val="nb-NO"/>
        </w:rPr>
      </w:pPr>
    </w:p>
    <w:p w14:paraId="4EF001BD" w14:textId="77777777" w:rsidR="0091184B" w:rsidRDefault="0091184B" w:rsidP="00426888">
      <w:pPr>
        <w:rPr>
          <w:sz w:val="28"/>
          <w:szCs w:val="28"/>
          <w:lang w:val="nb-NO"/>
        </w:rPr>
      </w:pPr>
    </w:p>
    <w:p w14:paraId="0373DB04" w14:textId="77777777" w:rsidR="0091184B" w:rsidRDefault="0091184B" w:rsidP="00426888">
      <w:pPr>
        <w:rPr>
          <w:sz w:val="28"/>
          <w:szCs w:val="28"/>
          <w:lang w:val="nb-NO"/>
        </w:rPr>
      </w:pPr>
    </w:p>
    <w:p w14:paraId="0BC50D35" w14:textId="77777777" w:rsidR="0091184B" w:rsidRDefault="0091184B" w:rsidP="00426888">
      <w:pPr>
        <w:rPr>
          <w:sz w:val="28"/>
          <w:szCs w:val="28"/>
          <w:lang w:val="nb-NO"/>
        </w:rPr>
      </w:pPr>
    </w:p>
    <w:p w14:paraId="6BA17401" w14:textId="77777777" w:rsidR="0091184B" w:rsidRDefault="0091184B" w:rsidP="00426888">
      <w:pPr>
        <w:rPr>
          <w:sz w:val="28"/>
          <w:szCs w:val="28"/>
          <w:lang w:val="nb-NO"/>
        </w:rPr>
      </w:pPr>
    </w:p>
    <w:p w14:paraId="1DCB29EA" w14:textId="77777777" w:rsidR="0091184B" w:rsidRDefault="0091184B" w:rsidP="00426888">
      <w:pPr>
        <w:rPr>
          <w:sz w:val="28"/>
          <w:szCs w:val="28"/>
          <w:lang w:val="nb-NO"/>
        </w:rPr>
      </w:pPr>
    </w:p>
    <w:p w14:paraId="0EB5450E" w14:textId="77777777" w:rsidR="0091184B" w:rsidRDefault="0091184B" w:rsidP="00426888">
      <w:pPr>
        <w:rPr>
          <w:sz w:val="28"/>
          <w:szCs w:val="28"/>
          <w:lang w:val="nb-NO"/>
        </w:rPr>
      </w:pPr>
    </w:p>
    <w:p w14:paraId="7BBF11D3" w14:textId="77777777" w:rsidR="0091184B" w:rsidRPr="00866232" w:rsidRDefault="0091184B" w:rsidP="00426888">
      <w:pPr>
        <w:rPr>
          <w:sz w:val="28"/>
          <w:szCs w:val="28"/>
          <w:lang w:val="nb-NO"/>
        </w:rPr>
      </w:pPr>
    </w:p>
    <w:p w14:paraId="7BD521F7" w14:textId="77777777" w:rsidR="008E2871" w:rsidRPr="00866232" w:rsidRDefault="008E2871" w:rsidP="00426888">
      <w:pPr>
        <w:rPr>
          <w:sz w:val="28"/>
          <w:szCs w:val="28"/>
          <w:lang w:val="nb-NO"/>
        </w:rPr>
      </w:pPr>
    </w:p>
    <w:p w14:paraId="1C92B636" w14:textId="30CE3FBE" w:rsidR="008E2871" w:rsidRPr="00866232" w:rsidRDefault="008E2871" w:rsidP="00426888">
      <w:pPr>
        <w:rPr>
          <w:sz w:val="28"/>
          <w:szCs w:val="28"/>
          <w:lang w:val="nb-NO"/>
        </w:rPr>
      </w:pPr>
      <w:r w:rsidRPr="00866232">
        <w:rPr>
          <w:sz w:val="28"/>
          <w:szCs w:val="28"/>
          <w:lang w:val="nb-NO"/>
        </w:rPr>
        <w:t xml:space="preserve">Vi ser først på </w:t>
      </w:r>
      <w:proofErr w:type="spellStart"/>
      <w:r w:rsidRPr="00866232">
        <w:rPr>
          <w:sz w:val="28"/>
          <w:szCs w:val="28"/>
          <w:lang w:val="nb-NO"/>
        </w:rPr>
        <w:t>Dijkstras</w:t>
      </w:r>
      <w:proofErr w:type="spellEnd"/>
      <w:r w:rsidRPr="00866232">
        <w:rPr>
          <w:sz w:val="28"/>
          <w:szCs w:val="28"/>
          <w:lang w:val="nb-NO"/>
        </w:rPr>
        <w:t xml:space="preserve"> algoritme</w:t>
      </w:r>
      <w:r w:rsidR="000956D0" w:rsidRPr="00866232">
        <w:rPr>
          <w:sz w:val="28"/>
          <w:szCs w:val="28"/>
          <w:lang w:val="nb-NO"/>
        </w:rPr>
        <w:t>:</w:t>
      </w:r>
    </w:p>
    <w:p w14:paraId="66E8D1BB" w14:textId="541D893F" w:rsidR="00E54AD5" w:rsidRDefault="006D30BF" w:rsidP="00426888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0A917934" wp14:editId="1A660BC1">
            <wp:extent cx="5731510" cy="1160145"/>
            <wp:effectExtent l="0" t="0" r="0" b="0"/>
            <wp:docPr id="1963969275" name="Picture 196396927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69275" name="Picture 1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C49C" w14:textId="0120D254" w:rsidR="00E54AD5" w:rsidRPr="00866232" w:rsidRDefault="00E54AD5" w:rsidP="00426888">
      <w:pPr>
        <w:rPr>
          <w:sz w:val="28"/>
          <w:szCs w:val="28"/>
          <w:lang w:val="nb-NO"/>
        </w:rPr>
      </w:pPr>
      <w:r w:rsidRPr="00866232">
        <w:rPr>
          <w:sz w:val="28"/>
          <w:szCs w:val="28"/>
          <w:lang w:val="nb-NO"/>
        </w:rPr>
        <w:t xml:space="preserve">Vi kan se at algoritmen prosesserer </w:t>
      </w:r>
      <w:r w:rsidR="00B848EB" w:rsidRPr="00866232">
        <w:rPr>
          <w:sz w:val="28"/>
          <w:szCs w:val="28"/>
          <w:lang w:val="nb-NO"/>
        </w:rPr>
        <w:t>5</w:t>
      </w:r>
      <w:r w:rsidRPr="00866232">
        <w:rPr>
          <w:sz w:val="28"/>
          <w:szCs w:val="28"/>
          <w:lang w:val="nb-NO"/>
        </w:rPr>
        <w:t xml:space="preserve"> </w:t>
      </w:r>
      <w:r w:rsidR="00B848EB" w:rsidRPr="00866232">
        <w:rPr>
          <w:sz w:val="28"/>
          <w:szCs w:val="28"/>
          <w:lang w:val="nb-NO"/>
        </w:rPr>
        <w:t>634 931</w:t>
      </w:r>
      <w:r w:rsidRPr="00866232">
        <w:rPr>
          <w:sz w:val="28"/>
          <w:szCs w:val="28"/>
          <w:lang w:val="nb-NO"/>
        </w:rPr>
        <w:t xml:space="preserve"> ulike noder</w:t>
      </w:r>
      <w:r w:rsidR="006B434D" w:rsidRPr="00866232">
        <w:rPr>
          <w:sz w:val="28"/>
          <w:szCs w:val="28"/>
          <w:lang w:val="nb-NO"/>
        </w:rPr>
        <w:t>.</w:t>
      </w:r>
    </w:p>
    <w:p w14:paraId="25498807" w14:textId="01CE0944" w:rsidR="006E1195" w:rsidRPr="00866232" w:rsidRDefault="006E1195" w:rsidP="00426888">
      <w:pPr>
        <w:rPr>
          <w:sz w:val="28"/>
          <w:szCs w:val="28"/>
          <w:lang w:val="nb-NO"/>
        </w:rPr>
      </w:pPr>
      <w:r w:rsidRPr="00866232">
        <w:rPr>
          <w:sz w:val="28"/>
          <w:szCs w:val="28"/>
          <w:lang w:val="nb-NO"/>
        </w:rPr>
        <w:t xml:space="preserve">Antall faktiske noder i reiseruten er </w:t>
      </w:r>
      <w:r w:rsidR="00286E9F" w:rsidRPr="00866232">
        <w:rPr>
          <w:sz w:val="28"/>
          <w:szCs w:val="28"/>
          <w:lang w:val="nb-NO"/>
        </w:rPr>
        <w:t>7524</w:t>
      </w:r>
      <w:r w:rsidRPr="00866232">
        <w:rPr>
          <w:sz w:val="28"/>
          <w:szCs w:val="28"/>
          <w:lang w:val="nb-NO"/>
        </w:rPr>
        <w:t>.</w:t>
      </w:r>
    </w:p>
    <w:p w14:paraId="6225BB1B" w14:textId="24AAD3D5" w:rsidR="006E1195" w:rsidRPr="00866232" w:rsidRDefault="006E1195" w:rsidP="00426888">
      <w:pPr>
        <w:rPr>
          <w:sz w:val="28"/>
          <w:szCs w:val="28"/>
          <w:lang w:val="nb-NO"/>
        </w:rPr>
      </w:pPr>
      <w:r w:rsidRPr="00866232">
        <w:rPr>
          <w:sz w:val="28"/>
          <w:szCs w:val="28"/>
          <w:lang w:val="nb-NO"/>
        </w:rPr>
        <w:t xml:space="preserve">Den bruker omtrent </w:t>
      </w:r>
      <w:r w:rsidR="00186AA0" w:rsidRPr="00866232">
        <w:rPr>
          <w:sz w:val="28"/>
          <w:szCs w:val="28"/>
          <w:lang w:val="nb-NO"/>
        </w:rPr>
        <w:t>1,5</w:t>
      </w:r>
      <w:r w:rsidRPr="00866232">
        <w:rPr>
          <w:sz w:val="28"/>
          <w:szCs w:val="28"/>
          <w:lang w:val="nb-NO"/>
        </w:rPr>
        <w:t xml:space="preserve"> sekunder på å finne målnoden</w:t>
      </w:r>
      <w:r w:rsidR="00A10EE5" w:rsidRPr="00866232">
        <w:rPr>
          <w:sz w:val="28"/>
          <w:szCs w:val="28"/>
          <w:lang w:val="nb-NO"/>
        </w:rPr>
        <w:t>.</w:t>
      </w:r>
    </w:p>
    <w:p w14:paraId="75F8AD1B" w14:textId="31C954E6" w:rsidR="006E1195" w:rsidRPr="00866232" w:rsidRDefault="006E1195" w:rsidP="00426888">
      <w:pPr>
        <w:rPr>
          <w:sz w:val="28"/>
          <w:szCs w:val="28"/>
          <w:lang w:val="nb-NO"/>
        </w:rPr>
      </w:pPr>
      <w:r w:rsidRPr="00866232">
        <w:rPr>
          <w:sz w:val="28"/>
          <w:szCs w:val="28"/>
          <w:lang w:val="nb-NO"/>
        </w:rPr>
        <w:t xml:space="preserve">Reiseruten </w:t>
      </w:r>
      <w:r w:rsidR="00631D0F" w:rsidRPr="00866232">
        <w:rPr>
          <w:sz w:val="28"/>
          <w:szCs w:val="28"/>
          <w:lang w:val="nb-NO"/>
        </w:rPr>
        <w:t>fra</w:t>
      </w:r>
      <w:r w:rsidRPr="00866232">
        <w:rPr>
          <w:sz w:val="28"/>
          <w:szCs w:val="28"/>
          <w:lang w:val="nb-NO"/>
        </w:rPr>
        <w:t xml:space="preserve"> </w:t>
      </w:r>
      <w:r w:rsidR="00B51974" w:rsidRPr="00866232">
        <w:rPr>
          <w:sz w:val="28"/>
          <w:szCs w:val="28"/>
          <w:lang w:val="nb-NO"/>
        </w:rPr>
        <w:t>Lakselv Hotell</w:t>
      </w:r>
      <w:r w:rsidRPr="00866232">
        <w:rPr>
          <w:sz w:val="28"/>
          <w:szCs w:val="28"/>
          <w:lang w:val="nb-NO"/>
        </w:rPr>
        <w:t xml:space="preserve"> </w:t>
      </w:r>
      <w:r w:rsidR="00631D0F" w:rsidRPr="00866232">
        <w:rPr>
          <w:sz w:val="28"/>
          <w:szCs w:val="28"/>
          <w:lang w:val="nb-NO"/>
        </w:rPr>
        <w:t>til</w:t>
      </w:r>
      <w:r w:rsidRPr="00866232">
        <w:rPr>
          <w:sz w:val="28"/>
          <w:szCs w:val="28"/>
          <w:lang w:val="nb-NO"/>
        </w:rPr>
        <w:t xml:space="preserve"> </w:t>
      </w:r>
      <w:r w:rsidR="00B51974" w:rsidRPr="00866232">
        <w:rPr>
          <w:sz w:val="28"/>
          <w:szCs w:val="28"/>
          <w:lang w:val="nb-NO"/>
        </w:rPr>
        <w:t>Gol</w:t>
      </w:r>
      <w:r w:rsidRPr="00866232">
        <w:rPr>
          <w:sz w:val="28"/>
          <w:szCs w:val="28"/>
          <w:lang w:val="nb-NO"/>
        </w:rPr>
        <w:t xml:space="preserve"> vil ta 21t:</w:t>
      </w:r>
      <w:r w:rsidR="00E57A3D" w:rsidRPr="00866232">
        <w:rPr>
          <w:sz w:val="28"/>
          <w:szCs w:val="28"/>
          <w:lang w:val="nb-NO"/>
        </w:rPr>
        <w:t>6m</w:t>
      </w:r>
      <w:r w:rsidRPr="00866232">
        <w:rPr>
          <w:sz w:val="28"/>
          <w:szCs w:val="28"/>
          <w:lang w:val="nb-NO"/>
        </w:rPr>
        <w:t>:</w:t>
      </w:r>
      <w:r w:rsidR="00E57A3D" w:rsidRPr="00866232">
        <w:rPr>
          <w:sz w:val="28"/>
          <w:szCs w:val="28"/>
          <w:lang w:val="nb-NO"/>
        </w:rPr>
        <w:t>48s</w:t>
      </w:r>
      <w:r w:rsidRPr="00866232">
        <w:rPr>
          <w:sz w:val="28"/>
          <w:szCs w:val="28"/>
          <w:lang w:val="nb-NO"/>
        </w:rPr>
        <w:t>.</w:t>
      </w:r>
    </w:p>
    <w:p w14:paraId="2BA1873A" w14:textId="77777777" w:rsidR="000956D0" w:rsidRDefault="000956D0" w:rsidP="00426888">
      <w:pPr>
        <w:rPr>
          <w:lang w:val="nb-NO"/>
        </w:rPr>
      </w:pPr>
    </w:p>
    <w:p w14:paraId="6010FC69" w14:textId="7B135CEA" w:rsidR="000956D0" w:rsidRPr="00866232" w:rsidRDefault="000956D0" w:rsidP="00866232">
      <w:pPr>
        <w:jc w:val="center"/>
        <w:rPr>
          <w:sz w:val="28"/>
          <w:szCs w:val="28"/>
          <w:lang w:val="nb-NO"/>
        </w:rPr>
      </w:pPr>
      <w:r w:rsidRPr="00866232">
        <w:rPr>
          <w:sz w:val="28"/>
          <w:szCs w:val="28"/>
          <w:lang w:val="nb-NO"/>
        </w:rPr>
        <w:t>Videre ser vi på resultatene til ALT:</w:t>
      </w:r>
    </w:p>
    <w:p w14:paraId="47321647" w14:textId="4C14FB69" w:rsidR="00CE3E72" w:rsidRDefault="006D30BF" w:rsidP="00426888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7492A33E" wp14:editId="5CC205D1">
            <wp:extent cx="5731510" cy="1381760"/>
            <wp:effectExtent l="0" t="0" r="0" b="2540"/>
            <wp:docPr id="152220217" name="Picture 1522202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0217" name="Picture 1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FA12" w14:textId="77777777" w:rsidR="00767679" w:rsidRPr="00866232" w:rsidRDefault="00CE3E72" w:rsidP="00426888">
      <w:pPr>
        <w:rPr>
          <w:sz w:val="28"/>
          <w:szCs w:val="28"/>
          <w:lang w:val="nb-NO"/>
        </w:rPr>
      </w:pPr>
      <w:r w:rsidRPr="00866232">
        <w:rPr>
          <w:sz w:val="28"/>
          <w:szCs w:val="28"/>
          <w:lang w:val="nb-NO"/>
        </w:rPr>
        <w:t xml:space="preserve">Her </w:t>
      </w:r>
      <w:r w:rsidR="00B51974" w:rsidRPr="00866232">
        <w:rPr>
          <w:sz w:val="28"/>
          <w:szCs w:val="28"/>
          <w:lang w:val="nb-NO"/>
        </w:rPr>
        <w:t>kan vi se at ALT-algoritmen behandler litt færre noder</w:t>
      </w:r>
      <w:r w:rsidR="009C6353" w:rsidRPr="00866232">
        <w:rPr>
          <w:sz w:val="28"/>
          <w:szCs w:val="28"/>
          <w:lang w:val="nb-NO"/>
        </w:rPr>
        <w:t xml:space="preserve"> enn </w:t>
      </w:r>
      <w:proofErr w:type="spellStart"/>
      <w:r w:rsidR="009C6353" w:rsidRPr="00866232">
        <w:rPr>
          <w:sz w:val="28"/>
          <w:szCs w:val="28"/>
          <w:lang w:val="nb-NO"/>
        </w:rPr>
        <w:t>Dijkstras</w:t>
      </w:r>
      <w:proofErr w:type="spellEnd"/>
      <w:r w:rsidR="009C6353" w:rsidRPr="00866232">
        <w:rPr>
          <w:sz w:val="28"/>
          <w:szCs w:val="28"/>
          <w:lang w:val="nb-NO"/>
        </w:rPr>
        <w:t xml:space="preserve">, nærmere bestemt hele </w:t>
      </w:r>
      <w:r w:rsidR="00192F34" w:rsidRPr="00866232">
        <w:rPr>
          <w:sz w:val="28"/>
          <w:szCs w:val="28"/>
          <w:lang w:val="nb-NO"/>
        </w:rPr>
        <w:t>246 240 færre noder.</w:t>
      </w:r>
    </w:p>
    <w:p w14:paraId="37DCC053" w14:textId="5B7D7F1D" w:rsidR="0008425E" w:rsidRPr="00866232" w:rsidRDefault="0008425E" w:rsidP="00426888">
      <w:pPr>
        <w:rPr>
          <w:sz w:val="28"/>
          <w:szCs w:val="28"/>
          <w:lang w:val="nb-NO"/>
        </w:rPr>
      </w:pPr>
      <w:r w:rsidRPr="00866232">
        <w:rPr>
          <w:sz w:val="28"/>
          <w:szCs w:val="28"/>
          <w:lang w:val="nb-NO"/>
        </w:rPr>
        <w:t xml:space="preserve">Antall faktiske noder i reiseruten forblir det samme som i </w:t>
      </w:r>
      <w:proofErr w:type="spellStart"/>
      <w:r w:rsidRPr="00866232">
        <w:rPr>
          <w:sz w:val="28"/>
          <w:szCs w:val="28"/>
          <w:lang w:val="nb-NO"/>
        </w:rPr>
        <w:t>Dijkstras</w:t>
      </w:r>
      <w:proofErr w:type="spellEnd"/>
      <w:r w:rsidRPr="00866232">
        <w:rPr>
          <w:sz w:val="28"/>
          <w:szCs w:val="28"/>
          <w:lang w:val="nb-NO"/>
        </w:rPr>
        <w:t xml:space="preserve">, </w:t>
      </w:r>
      <w:proofErr w:type="spellStart"/>
      <w:r w:rsidRPr="00866232">
        <w:rPr>
          <w:sz w:val="28"/>
          <w:szCs w:val="28"/>
          <w:lang w:val="nb-NO"/>
        </w:rPr>
        <w:t>nemli</w:t>
      </w:r>
      <w:r w:rsidR="00CF44F5">
        <w:rPr>
          <w:sz w:val="28"/>
          <w:szCs w:val="28"/>
          <w:lang w:val="nb-NO"/>
        </w:rPr>
        <w:t>g</w:t>
      </w:r>
      <w:ins w:id="0" w:author="Microsoft Word" w:date="2023-11-23T13:18:00Z">
        <w:r w:rsidRPr="00866232">
          <w:rPr>
            <w:sz w:val="28"/>
            <w:szCs w:val="28"/>
            <w:lang w:val="nb-NO"/>
          </w:rPr>
          <w:t>nemlir</w:t>
        </w:r>
      </w:ins>
      <w:proofErr w:type="spellEnd"/>
      <w:r w:rsidRPr="00866232">
        <w:rPr>
          <w:sz w:val="28"/>
          <w:szCs w:val="28"/>
          <w:lang w:val="nb-NO"/>
        </w:rPr>
        <w:t xml:space="preserve"> 7524.</w:t>
      </w:r>
    </w:p>
    <w:p w14:paraId="4FE38C74" w14:textId="6B6AC3F2" w:rsidR="00CE3E72" w:rsidRPr="00866232" w:rsidRDefault="00071CE8" w:rsidP="00426888">
      <w:pPr>
        <w:rPr>
          <w:sz w:val="28"/>
          <w:szCs w:val="28"/>
          <w:lang w:val="nb-NO"/>
        </w:rPr>
      </w:pPr>
      <w:r w:rsidRPr="00866232">
        <w:rPr>
          <w:sz w:val="28"/>
          <w:szCs w:val="28"/>
          <w:lang w:val="nb-NO"/>
        </w:rPr>
        <w:t xml:space="preserve">Den bruker ikke merkbart kortere tid på å gjennomføre søket, men er likevel </w:t>
      </w:r>
      <w:r w:rsidR="00B950C2" w:rsidRPr="00866232">
        <w:rPr>
          <w:sz w:val="28"/>
          <w:szCs w:val="28"/>
          <w:lang w:val="nb-NO"/>
        </w:rPr>
        <w:t>151 millisekunder raskere i dette spesifikke søket.</w:t>
      </w:r>
    </w:p>
    <w:p w14:paraId="6BAE31B4" w14:textId="4C44D65C" w:rsidR="003F6EF4" w:rsidRPr="00866232" w:rsidRDefault="00D93E5C" w:rsidP="00426888">
      <w:pPr>
        <w:rPr>
          <w:sz w:val="28"/>
          <w:szCs w:val="28"/>
          <w:lang w:val="nb-NO"/>
        </w:rPr>
      </w:pPr>
      <w:r w:rsidRPr="00866232">
        <w:rPr>
          <w:sz w:val="28"/>
          <w:szCs w:val="28"/>
          <w:lang w:val="nb-NO"/>
        </w:rPr>
        <w:t>Reiseruten tar like lang tid her også, som forventet.</w:t>
      </w:r>
    </w:p>
    <w:p w14:paraId="468F31A6" w14:textId="77777777" w:rsidR="000F0772" w:rsidRPr="00C13BC9" w:rsidRDefault="000F0772" w:rsidP="00426888">
      <w:pPr>
        <w:rPr>
          <w:lang w:val="nb-NO"/>
        </w:rPr>
      </w:pPr>
    </w:p>
    <w:p w14:paraId="40AC6934" w14:textId="77777777" w:rsidR="000F0772" w:rsidRDefault="000F0772" w:rsidP="00426888">
      <w:pPr>
        <w:rPr>
          <w:lang w:val="nb-NO"/>
        </w:rPr>
      </w:pPr>
    </w:p>
    <w:p w14:paraId="314C9CDA" w14:textId="77777777" w:rsidR="00F334CF" w:rsidRDefault="00F334CF" w:rsidP="00426888">
      <w:pPr>
        <w:rPr>
          <w:lang w:val="nb-NO"/>
        </w:rPr>
      </w:pPr>
    </w:p>
    <w:p w14:paraId="625D9252" w14:textId="77777777" w:rsidR="00F334CF" w:rsidRDefault="00F334CF" w:rsidP="00426888">
      <w:pPr>
        <w:rPr>
          <w:lang w:val="nb-NO"/>
        </w:rPr>
      </w:pPr>
    </w:p>
    <w:p w14:paraId="71EA4F69" w14:textId="77777777" w:rsidR="00F334CF" w:rsidRDefault="00F334CF" w:rsidP="00426888">
      <w:pPr>
        <w:rPr>
          <w:lang w:val="nb-NO"/>
        </w:rPr>
      </w:pPr>
    </w:p>
    <w:p w14:paraId="130EA580" w14:textId="77777777" w:rsidR="00F334CF" w:rsidRDefault="00F334CF" w:rsidP="00426888">
      <w:pPr>
        <w:rPr>
          <w:lang w:val="nb-NO"/>
        </w:rPr>
      </w:pPr>
    </w:p>
    <w:p w14:paraId="14D097BA" w14:textId="77777777" w:rsidR="00F334CF" w:rsidRDefault="00F334CF" w:rsidP="00426888">
      <w:pPr>
        <w:rPr>
          <w:lang w:val="nb-NO"/>
        </w:rPr>
      </w:pPr>
    </w:p>
    <w:p w14:paraId="7D728474" w14:textId="77777777" w:rsidR="00F334CF" w:rsidRDefault="00F334CF" w:rsidP="00426888">
      <w:pPr>
        <w:rPr>
          <w:lang w:val="nb-NO"/>
        </w:rPr>
      </w:pPr>
    </w:p>
    <w:p w14:paraId="7BEDF814" w14:textId="77777777" w:rsidR="00F334CF" w:rsidRDefault="00F334CF" w:rsidP="00426888">
      <w:pPr>
        <w:rPr>
          <w:lang w:val="nb-NO"/>
        </w:rPr>
      </w:pPr>
    </w:p>
    <w:p w14:paraId="576474FF" w14:textId="77777777" w:rsidR="00F334CF" w:rsidRDefault="00F334CF" w:rsidP="00426888">
      <w:pPr>
        <w:rPr>
          <w:lang w:val="nb-NO"/>
        </w:rPr>
      </w:pPr>
    </w:p>
    <w:p w14:paraId="6477FF06" w14:textId="77777777" w:rsidR="00F334CF" w:rsidRDefault="00F334CF" w:rsidP="00426888">
      <w:pPr>
        <w:rPr>
          <w:lang w:val="nb-NO"/>
        </w:rPr>
      </w:pPr>
    </w:p>
    <w:p w14:paraId="38E6105D" w14:textId="77777777" w:rsidR="00F334CF" w:rsidRPr="00C13BC9" w:rsidRDefault="00F334CF" w:rsidP="00426888">
      <w:pPr>
        <w:rPr>
          <w:lang w:val="nb-NO"/>
        </w:rPr>
      </w:pPr>
    </w:p>
    <w:p w14:paraId="4C7B81E3" w14:textId="77777777" w:rsidR="00767679" w:rsidRPr="00C13BC9" w:rsidRDefault="00767679" w:rsidP="00426888">
      <w:pPr>
        <w:rPr>
          <w:lang w:val="nb-NO"/>
        </w:rPr>
      </w:pPr>
    </w:p>
    <w:p w14:paraId="0D8C818B" w14:textId="1166F2F3" w:rsidR="00E328DC" w:rsidRPr="00C13BC9" w:rsidRDefault="002169B2" w:rsidP="00497CDA">
      <w:pPr>
        <w:rPr>
          <w:b/>
          <w:bCs/>
          <w:lang w:val="nb-NO"/>
        </w:rPr>
      </w:pPr>
      <w:r w:rsidRPr="00C13BC9">
        <w:rPr>
          <w:b/>
          <w:bCs/>
          <w:lang w:val="nb-NO"/>
        </w:rPr>
        <w:t xml:space="preserve">Videre skal vi se på noen </w:t>
      </w:r>
      <w:proofErr w:type="spellStart"/>
      <w:r w:rsidRPr="00C13BC9">
        <w:rPr>
          <w:b/>
          <w:bCs/>
          <w:lang w:val="nb-NO"/>
        </w:rPr>
        <w:t>Dijkstra</w:t>
      </w:r>
      <w:proofErr w:type="spellEnd"/>
      <w:r w:rsidRPr="00C13BC9">
        <w:rPr>
          <w:b/>
          <w:bCs/>
          <w:lang w:val="nb-NO"/>
        </w:rPr>
        <w:t>-søk for å finne x-antall nærmeste interessepunkter.</w:t>
      </w:r>
    </w:p>
    <w:p w14:paraId="3FDBED96" w14:textId="08042781" w:rsidR="00E328DC" w:rsidRDefault="00E328DC" w:rsidP="00497CDA">
      <w:pPr>
        <w:rPr>
          <w:lang w:val="nb-NO"/>
        </w:rPr>
      </w:pPr>
    </w:p>
    <w:p w14:paraId="6DD818CC" w14:textId="77777777" w:rsidR="00630276" w:rsidRDefault="00630276" w:rsidP="00497CDA">
      <w:pPr>
        <w:rPr>
          <w:lang w:val="nb-NO"/>
        </w:rPr>
      </w:pPr>
    </w:p>
    <w:p w14:paraId="2226CECC" w14:textId="77777777" w:rsidR="00630276" w:rsidRDefault="00630276" w:rsidP="00497CDA">
      <w:pPr>
        <w:rPr>
          <w:lang w:val="nb-NO"/>
        </w:rPr>
      </w:pPr>
    </w:p>
    <w:p w14:paraId="3C29898D" w14:textId="77777777" w:rsidR="0046679D" w:rsidRDefault="0046679D" w:rsidP="004933A1">
      <w:pPr>
        <w:rPr>
          <w:lang w:val="nb-NO"/>
        </w:rPr>
      </w:pPr>
    </w:p>
    <w:p w14:paraId="7D9BBD18" w14:textId="77777777" w:rsidR="0088777F" w:rsidRDefault="0088777F" w:rsidP="004933A1">
      <w:pPr>
        <w:rPr>
          <w:b/>
          <w:bCs/>
          <w:sz w:val="28"/>
          <w:szCs w:val="28"/>
          <w:lang w:val="nb-NO"/>
        </w:rPr>
      </w:pPr>
    </w:p>
    <w:p w14:paraId="4A74B5AA" w14:textId="517CCF4C" w:rsidR="005A7F80" w:rsidRPr="00C13BC9" w:rsidRDefault="00660696" w:rsidP="004933A1">
      <w:pPr>
        <w:rPr>
          <w:sz w:val="28"/>
          <w:szCs w:val="28"/>
          <w:lang w:val="nb-NO"/>
        </w:rPr>
      </w:pPr>
      <w:r w:rsidRPr="00C13BC9">
        <w:rPr>
          <w:b/>
          <w:bCs/>
          <w:sz w:val="28"/>
          <w:szCs w:val="28"/>
          <w:lang w:val="nb-NO"/>
        </w:rPr>
        <w:t>EGETVALGT EKSEMPEL</w:t>
      </w:r>
    </w:p>
    <w:p w14:paraId="08179C3E" w14:textId="38F35FBF" w:rsidR="004933A1" w:rsidRPr="00C13BC9" w:rsidRDefault="00660696" w:rsidP="004933A1">
      <w:pPr>
        <w:rPr>
          <w:sz w:val="28"/>
          <w:szCs w:val="28"/>
          <w:lang w:val="nb-NO"/>
        </w:rPr>
      </w:pPr>
      <w:r w:rsidRPr="00C13BC9">
        <w:rPr>
          <w:sz w:val="28"/>
          <w:szCs w:val="28"/>
          <w:lang w:val="nb-NO"/>
        </w:rPr>
        <w:t xml:space="preserve">5 nærmeste </w:t>
      </w:r>
      <w:r w:rsidR="005D451D" w:rsidRPr="00C13BC9">
        <w:rPr>
          <w:sz w:val="28"/>
          <w:szCs w:val="28"/>
          <w:lang w:val="nb-NO"/>
        </w:rPr>
        <w:t>bensinstasjoner</w:t>
      </w:r>
      <w:r w:rsidR="003464E3" w:rsidRPr="00C13BC9">
        <w:rPr>
          <w:sz w:val="28"/>
          <w:szCs w:val="28"/>
          <w:lang w:val="nb-NO"/>
        </w:rPr>
        <w:t xml:space="preserve"> </w:t>
      </w:r>
      <w:r w:rsidR="00AA7BBE" w:rsidRPr="00C13BC9">
        <w:rPr>
          <w:sz w:val="28"/>
          <w:szCs w:val="28"/>
          <w:lang w:val="nb-NO"/>
        </w:rPr>
        <w:t>for</w:t>
      </w:r>
      <w:r w:rsidR="003464E3" w:rsidRPr="00C13BC9">
        <w:rPr>
          <w:sz w:val="28"/>
          <w:szCs w:val="28"/>
          <w:lang w:val="nb-NO"/>
        </w:rPr>
        <w:t xml:space="preserve"> </w:t>
      </w:r>
      <w:r w:rsidR="00722496" w:rsidRPr="00C13BC9">
        <w:rPr>
          <w:sz w:val="28"/>
          <w:szCs w:val="28"/>
          <w:lang w:val="nb-NO"/>
        </w:rPr>
        <w:t xml:space="preserve">node </w:t>
      </w:r>
      <w:r w:rsidR="002F5155" w:rsidRPr="00C13BC9">
        <w:rPr>
          <w:sz w:val="28"/>
          <w:szCs w:val="28"/>
          <w:lang w:val="nb-NO"/>
        </w:rPr>
        <w:t xml:space="preserve">1976251 </w:t>
      </w:r>
      <w:r w:rsidR="004C563E" w:rsidRPr="00C13BC9">
        <w:rPr>
          <w:sz w:val="28"/>
          <w:szCs w:val="28"/>
          <w:lang w:val="nb-NO"/>
        </w:rPr>
        <w:t>"</w:t>
      </w:r>
      <w:r w:rsidR="005D451D" w:rsidRPr="00C13BC9">
        <w:rPr>
          <w:sz w:val="28"/>
          <w:szCs w:val="28"/>
          <w:lang w:val="nb-NO"/>
        </w:rPr>
        <w:t>Pizzabakeren Moholt</w:t>
      </w:r>
      <w:r w:rsidR="004C563E" w:rsidRPr="00C13BC9">
        <w:rPr>
          <w:sz w:val="28"/>
          <w:szCs w:val="28"/>
          <w:lang w:val="nb-NO"/>
        </w:rPr>
        <w:t>"</w:t>
      </w:r>
      <w:r w:rsidR="003464E3" w:rsidRPr="00C13BC9">
        <w:rPr>
          <w:sz w:val="28"/>
          <w:szCs w:val="28"/>
          <w:lang w:val="nb-NO"/>
        </w:rPr>
        <w:t>:</w:t>
      </w:r>
    </w:p>
    <w:p w14:paraId="6EEFB876" w14:textId="47A39CDF" w:rsidR="003464E3" w:rsidRDefault="00D75E42" w:rsidP="004933A1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6AC5FC9D" wp14:editId="0BAB5F58">
            <wp:extent cx="5731510" cy="1369695"/>
            <wp:effectExtent l="0" t="0" r="0" b="1905"/>
            <wp:docPr id="2007490104" name="Picture 200749010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90104" name="Picture 20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14DF" w14:textId="2B3B1C26" w:rsidR="00C36ADA" w:rsidRDefault="008005BC" w:rsidP="004933A1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15B3963B" wp14:editId="0D335D53">
            <wp:extent cx="2372360" cy="1989932"/>
            <wp:effectExtent l="0" t="0" r="2540" b="4445"/>
            <wp:docPr id="1927025515" name="Picture 1927025515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25515" name="Picture 21" descr="A map of a city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254" cy="212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3813" w14:textId="6AFD6995" w:rsidR="00715BC9" w:rsidRDefault="006C5A3D" w:rsidP="001E4731">
      <w:pPr>
        <w:jc w:val="center"/>
        <w:rPr>
          <w:lang w:val="nb-NO"/>
        </w:rPr>
      </w:pPr>
      <w:r>
        <w:rPr>
          <w:noProof/>
          <w:lang w:val="nb-NO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EE3DDF3" wp14:editId="7A4CA359">
                <wp:simplePos x="0" y="0"/>
                <wp:positionH relativeFrom="column">
                  <wp:posOffset>-1180618</wp:posOffset>
                </wp:positionH>
                <wp:positionV relativeFrom="paragraph">
                  <wp:posOffset>221060</wp:posOffset>
                </wp:positionV>
                <wp:extent cx="8044405" cy="0"/>
                <wp:effectExtent l="0" t="0" r="7620" b="12700"/>
                <wp:wrapNone/>
                <wp:docPr id="1222757974" name="Straight Connector 1222757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4440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line w14:anchorId="4F28FE28" id="Straight Connector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2.95pt,17.4pt" to="540.45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" strokecolor="black [3200]" strokeweight="1pt">
                <v:stroke joinstyle="miter"/>
              </v:line>
            </w:pict>
          </mc:Fallback>
        </mc:AlternateContent>
      </w:r>
    </w:p>
    <w:p w14:paraId="532E3C58" w14:textId="176DD126" w:rsidR="004505FD" w:rsidRDefault="004505FD" w:rsidP="004933A1">
      <w:pPr>
        <w:rPr>
          <w:lang w:val="nb-NO"/>
        </w:rPr>
      </w:pPr>
    </w:p>
    <w:p w14:paraId="75DF6127" w14:textId="12EF3657" w:rsidR="0049725C" w:rsidRPr="00C13BC9" w:rsidRDefault="004505FD" w:rsidP="004933A1">
      <w:pPr>
        <w:rPr>
          <w:sz w:val="28"/>
          <w:szCs w:val="28"/>
          <w:lang w:val="nb-NO"/>
        </w:rPr>
      </w:pPr>
      <w:r w:rsidRPr="00C13BC9">
        <w:rPr>
          <w:sz w:val="28"/>
          <w:szCs w:val="28"/>
          <w:lang w:val="nb-NO"/>
        </w:rPr>
        <w:t xml:space="preserve">5 nærmeste ladestasjoner </w:t>
      </w:r>
      <w:r w:rsidR="00AA7BBE" w:rsidRPr="00C13BC9">
        <w:rPr>
          <w:sz w:val="28"/>
          <w:szCs w:val="28"/>
          <w:lang w:val="nb-NO"/>
        </w:rPr>
        <w:t>for</w:t>
      </w:r>
      <w:r w:rsidRPr="00C13BC9">
        <w:rPr>
          <w:sz w:val="28"/>
          <w:szCs w:val="28"/>
          <w:lang w:val="nb-NO"/>
        </w:rPr>
        <w:t xml:space="preserve"> node 2266026 (</w:t>
      </w:r>
      <w:r w:rsidR="004C563E" w:rsidRPr="00C13BC9">
        <w:rPr>
          <w:sz w:val="28"/>
          <w:szCs w:val="28"/>
          <w:lang w:val="nb-NO"/>
        </w:rPr>
        <w:t>"</w:t>
      </w:r>
      <w:r w:rsidRPr="00C13BC9">
        <w:rPr>
          <w:sz w:val="28"/>
          <w:szCs w:val="28"/>
          <w:lang w:val="nb-NO"/>
        </w:rPr>
        <w:t>Orkanger</w:t>
      </w:r>
      <w:r w:rsidR="004C563E" w:rsidRPr="00C13BC9">
        <w:rPr>
          <w:sz w:val="28"/>
          <w:szCs w:val="28"/>
          <w:lang w:val="nb-NO"/>
        </w:rPr>
        <w:t>"</w:t>
      </w:r>
      <w:r w:rsidRPr="00C13BC9">
        <w:rPr>
          <w:sz w:val="28"/>
          <w:szCs w:val="28"/>
          <w:lang w:val="nb-NO"/>
        </w:rPr>
        <w:t>):</w:t>
      </w:r>
    </w:p>
    <w:p w14:paraId="1840DAF5" w14:textId="065D8881" w:rsidR="004505FD" w:rsidRDefault="00BC2F29" w:rsidP="004933A1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4D4A834C" wp14:editId="6E85A899">
            <wp:extent cx="5731510" cy="1423670"/>
            <wp:effectExtent l="0" t="0" r="0" b="0"/>
            <wp:docPr id="1918420885" name="Picture 191842088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20885" name="Picture 7" descr="A screen 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8607" w14:textId="371F6625" w:rsidR="00AA7BBE" w:rsidRDefault="00BC780B" w:rsidP="004933A1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2E34506A" wp14:editId="0CC9AE1D">
            <wp:extent cx="2434856" cy="2715674"/>
            <wp:effectExtent l="0" t="0" r="3810" b="2540"/>
            <wp:docPr id="921893766" name="Picture 921893766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93766" name="Picture 15" descr="A map of a city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639" cy="27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73C3" w14:textId="5E1C57C0" w:rsidR="005A5A5B" w:rsidRPr="00B05A93" w:rsidRDefault="000332C7" w:rsidP="00B05A93">
      <w:pPr>
        <w:jc w:val="center"/>
        <w:rPr>
          <w:b/>
          <w:bCs/>
          <w:sz w:val="28"/>
          <w:szCs w:val="28"/>
          <w:lang w:val="nb-NO"/>
        </w:rPr>
      </w:pPr>
      <w:r w:rsidRPr="00B05A93">
        <w:rPr>
          <w:sz w:val="28"/>
          <w:szCs w:val="28"/>
          <w:lang w:val="nb-NO"/>
        </w:rPr>
        <w:t xml:space="preserve">5 nærmeste drikkestedene </w:t>
      </w:r>
      <w:r w:rsidR="00AA7BBE" w:rsidRPr="00B05A93">
        <w:rPr>
          <w:sz w:val="28"/>
          <w:szCs w:val="28"/>
          <w:lang w:val="nb-NO"/>
        </w:rPr>
        <w:t>for</w:t>
      </w:r>
      <w:r w:rsidRPr="00B05A93">
        <w:rPr>
          <w:sz w:val="28"/>
          <w:szCs w:val="28"/>
          <w:lang w:val="nb-NO"/>
        </w:rPr>
        <w:t xml:space="preserve"> node </w:t>
      </w:r>
      <w:r w:rsidR="005E3CB7" w:rsidRPr="00B05A93">
        <w:rPr>
          <w:sz w:val="28"/>
          <w:szCs w:val="28"/>
          <w:lang w:val="nb-NO"/>
        </w:rPr>
        <w:t>3005466 (</w:t>
      </w:r>
      <w:r w:rsidR="00163434" w:rsidRPr="00B05A93">
        <w:rPr>
          <w:sz w:val="28"/>
          <w:szCs w:val="28"/>
          <w:lang w:val="nb-NO"/>
        </w:rPr>
        <w:t>"</w:t>
      </w:r>
      <w:r w:rsidR="005E3CB7" w:rsidRPr="00B05A93">
        <w:rPr>
          <w:sz w:val="28"/>
          <w:szCs w:val="28"/>
          <w:lang w:val="nb-NO"/>
        </w:rPr>
        <w:t>Trondheim Camping</w:t>
      </w:r>
      <w:r w:rsidR="00163434" w:rsidRPr="00B05A93">
        <w:rPr>
          <w:sz w:val="28"/>
          <w:szCs w:val="28"/>
          <w:lang w:val="nb-NO"/>
        </w:rPr>
        <w:t>"</w:t>
      </w:r>
      <w:r w:rsidR="005E3CB7" w:rsidRPr="00B05A93">
        <w:rPr>
          <w:sz w:val="28"/>
          <w:szCs w:val="28"/>
          <w:lang w:val="nb-NO"/>
        </w:rPr>
        <w:t>):</w:t>
      </w:r>
    </w:p>
    <w:p w14:paraId="2CA9FBF1" w14:textId="05114C40" w:rsidR="00BD717F" w:rsidRDefault="001B620A" w:rsidP="000C36F2">
      <w:pPr>
        <w:jc w:val="center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0BF1A29D" wp14:editId="2D7D477A">
            <wp:extent cx="5731510" cy="1313815"/>
            <wp:effectExtent l="0" t="0" r="0" b="0"/>
            <wp:docPr id="1186474408" name="Picture 118647440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74408" name="Picture 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D2F9" w14:textId="17A909C9" w:rsidR="006E552C" w:rsidRDefault="002A17E7" w:rsidP="000C36F2">
      <w:pPr>
        <w:jc w:val="center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0821773E" wp14:editId="03A6F770">
            <wp:extent cx="2275367" cy="1628503"/>
            <wp:effectExtent l="0" t="0" r="0" b="0"/>
            <wp:docPr id="503535464" name="Picture 503535464" descr="A map of a city with many loc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35464" name="Picture 17" descr="A map of a city with many location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023" cy="169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D268" w14:textId="4AE919AB" w:rsidR="006C5A3D" w:rsidRDefault="006C5A3D" w:rsidP="000C36F2">
      <w:pPr>
        <w:jc w:val="center"/>
        <w:rPr>
          <w:lang w:val="nb-NO"/>
        </w:rPr>
      </w:pPr>
      <w:r>
        <w:rPr>
          <w:noProof/>
          <w:lang w:val="nb-NO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73138F3" wp14:editId="13FD4490">
                <wp:simplePos x="0" y="0"/>
                <wp:positionH relativeFrom="column">
                  <wp:posOffset>-957942</wp:posOffset>
                </wp:positionH>
                <wp:positionV relativeFrom="paragraph">
                  <wp:posOffset>224336</wp:posOffset>
                </wp:positionV>
                <wp:extent cx="8044405" cy="0"/>
                <wp:effectExtent l="0" t="0" r="7620" b="12700"/>
                <wp:wrapNone/>
                <wp:docPr id="1593464092" name="Straight Connector 1593464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4440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line w14:anchorId="68A65BA5" id="Straight Connector 2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5.45pt,17.65pt" to="557.95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" strokecolor="black [3200]" strokeweight="1pt">
                <v:stroke joinstyle="miter"/>
              </v:line>
            </w:pict>
          </mc:Fallback>
        </mc:AlternateContent>
      </w:r>
    </w:p>
    <w:p w14:paraId="704C12DA" w14:textId="77777777" w:rsidR="00782CC6" w:rsidRDefault="00782CC6" w:rsidP="004933A1">
      <w:pPr>
        <w:rPr>
          <w:lang w:val="nb-NO"/>
        </w:rPr>
      </w:pPr>
    </w:p>
    <w:p w14:paraId="5C9D22E1" w14:textId="7A4D2AC3" w:rsidR="00B370D8" w:rsidRPr="00C13BC9" w:rsidRDefault="00F31AFD" w:rsidP="00B05A93">
      <w:pPr>
        <w:jc w:val="center"/>
        <w:rPr>
          <w:b/>
          <w:bCs/>
          <w:sz w:val="28"/>
          <w:szCs w:val="28"/>
          <w:lang w:val="nb-NO"/>
        </w:rPr>
      </w:pPr>
      <w:r w:rsidRPr="00C13BC9">
        <w:rPr>
          <w:sz w:val="28"/>
          <w:szCs w:val="28"/>
          <w:lang w:val="nb-NO"/>
        </w:rPr>
        <w:t xml:space="preserve">5 nærmeste spisestedene </w:t>
      </w:r>
      <w:r w:rsidR="00B15DF6" w:rsidRPr="00C13BC9">
        <w:rPr>
          <w:sz w:val="28"/>
          <w:szCs w:val="28"/>
          <w:lang w:val="nb-NO"/>
        </w:rPr>
        <w:t>for</w:t>
      </w:r>
      <w:r w:rsidRPr="00C13BC9">
        <w:rPr>
          <w:sz w:val="28"/>
          <w:szCs w:val="28"/>
          <w:lang w:val="nb-NO"/>
        </w:rPr>
        <w:t xml:space="preserve"> node </w:t>
      </w:r>
      <w:r w:rsidR="00B370D8" w:rsidRPr="00C13BC9">
        <w:rPr>
          <w:sz w:val="28"/>
          <w:szCs w:val="28"/>
          <w:lang w:val="nb-NO"/>
        </w:rPr>
        <w:t>3240367 (</w:t>
      </w:r>
      <w:r w:rsidR="002867D7" w:rsidRPr="00C13BC9">
        <w:rPr>
          <w:sz w:val="28"/>
          <w:szCs w:val="28"/>
          <w:lang w:val="nb-NO"/>
        </w:rPr>
        <w:t>"</w:t>
      </w:r>
      <w:r w:rsidR="00B370D8" w:rsidRPr="00C13BC9">
        <w:rPr>
          <w:sz w:val="28"/>
          <w:szCs w:val="28"/>
          <w:lang w:val="nb-NO"/>
        </w:rPr>
        <w:t>Hotell Östersund</w:t>
      </w:r>
      <w:r w:rsidR="002867D7" w:rsidRPr="00C13BC9">
        <w:rPr>
          <w:sz w:val="28"/>
          <w:szCs w:val="28"/>
          <w:lang w:val="nb-NO"/>
        </w:rPr>
        <w:t>"</w:t>
      </w:r>
      <w:r w:rsidR="00B370D8" w:rsidRPr="00C13BC9">
        <w:rPr>
          <w:sz w:val="28"/>
          <w:szCs w:val="28"/>
          <w:lang w:val="nb-NO"/>
        </w:rPr>
        <w:t>):</w:t>
      </w:r>
    </w:p>
    <w:p w14:paraId="78080CAF" w14:textId="056817B0" w:rsidR="002867D7" w:rsidRDefault="00E01A26" w:rsidP="000C36F2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5616247" wp14:editId="78C3CF75">
            <wp:extent cx="5731510" cy="1534795"/>
            <wp:effectExtent l="0" t="0" r="0" b="1905"/>
            <wp:docPr id="1671265930" name="Picture 16712659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65930" name="Picture 19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F2AE" w14:textId="08DF8C8B" w:rsidR="002867D7" w:rsidRDefault="0093518A" w:rsidP="000C36F2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31F7283" wp14:editId="3E59C4B6">
            <wp:extent cx="2977116" cy="2881133"/>
            <wp:effectExtent l="0" t="0" r="0" b="1905"/>
            <wp:docPr id="1498698277" name="Picture 1498698277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98277" name="Picture 18" descr="A map of a city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792" cy="289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FBEB" w14:textId="77777777" w:rsidR="00511591" w:rsidRDefault="00511591" w:rsidP="00511591"/>
    <w:p w14:paraId="10979CA9" w14:textId="77777777" w:rsidR="004A638D" w:rsidRDefault="004A638D" w:rsidP="00511591">
      <w:pPr>
        <w:rPr>
          <w:sz w:val="28"/>
          <w:szCs w:val="28"/>
          <w:lang w:val="nb-NO"/>
        </w:rPr>
      </w:pPr>
    </w:p>
    <w:p w14:paraId="76AD5FF5" w14:textId="77777777" w:rsidR="004A638D" w:rsidRDefault="004A638D" w:rsidP="00511591">
      <w:pPr>
        <w:rPr>
          <w:sz w:val="28"/>
          <w:szCs w:val="28"/>
          <w:lang w:val="nb-NO"/>
        </w:rPr>
      </w:pPr>
    </w:p>
    <w:p w14:paraId="2EA78D84" w14:textId="2361B6C5" w:rsidR="00731D34" w:rsidRPr="00A21EDC" w:rsidRDefault="00EF24D8" w:rsidP="00511591">
      <w:pPr>
        <w:rPr>
          <w:sz w:val="28"/>
          <w:szCs w:val="28"/>
          <w:lang w:val="nb-NO"/>
        </w:rPr>
      </w:pPr>
      <w:r>
        <w:rPr>
          <w:sz w:val="28"/>
          <w:szCs w:val="28"/>
          <w:lang w:val="nb-NO"/>
        </w:rPr>
        <w:t>Til slutt</w:t>
      </w:r>
      <w:r w:rsidR="005C7F09" w:rsidRPr="00A21EDC">
        <w:rPr>
          <w:sz w:val="28"/>
          <w:szCs w:val="28"/>
          <w:lang w:val="nb-NO"/>
        </w:rPr>
        <w:t xml:space="preserve"> skal </w:t>
      </w:r>
      <w:proofErr w:type="spellStart"/>
      <w:r>
        <w:rPr>
          <w:sz w:val="28"/>
          <w:szCs w:val="28"/>
          <w:lang w:val="nb-NO"/>
        </w:rPr>
        <w:t>vi</w:t>
      </w:r>
      <w:ins w:id="1" w:author="Microsoft Word" w:date="2023-11-23T13:18:00Z">
        <w:r w:rsidR="005C7F09" w:rsidRPr="00A21EDC">
          <w:rPr>
            <w:sz w:val="28"/>
            <w:szCs w:val="28"/>
            <w:lang w:val="nb-NO"/>
          </w:rPr>
          <w:t>nå</w:t>
        </w:r>
      </w:ins>
      <w:proofErr w:type="spellEnd"/>
      <w:r w:rsidR="005C7F09" w:rsidRPr="00A21EDC">
        <w:rPr>
          <w:sz w:val="28"/>
          <w:szCs w:val="28"/>
          <w:lang w:val="nb-NO"/>
        </w:rPr>
        <w:t xml:space="preserve"> sammenligne </w:t>
      </w:r>
      <w:r w:rsidR="00CB784F" w:rsidRPr="00A21EDC">
        <w:rPr>
          <w:sz w:val="28"/>
          <w:szCs w:val="28"/>
          <w:lang w:val="nb-NO"/>
        </w:rPr>
        <w:t xml:space="preserve">algoritmene og deres resultater for to </w:t>
      </w:r>
      <w:proofErr w:type="spellStart"/>
      <w:r w:rsidR="004F428F">
        <w:rPr>
          <w:sz w:val="28"/>
          <w:szCs w:val="28"/>
          <w:lang w:val="nb-NO"/>
        </w:rPr>
        <w:t>spesifikke</w:t>
      </w:r>
      <w:ins w:id="2" w:author="Microsoft Word" w:date="2023-11-23T13:18:00Z">
        <w:r w:rsidR="00CB784F" w:rsidRPr="00A21EDC">
          <w:rPr>
            <w:sz w:val="28"/>
            <w:szCs w:val="28"/>
            <w:lang w:val="nb-NO"/>
          </w:rPr>
          <w:t>ulike</w:t>
        </w:r>
      </w:ins>
      <w:proofErr w:type="spellEnd"/>
      <w:r w:rsidR="00CB784F" w:rsidRPr="00A21EDC">
        <w:rPr>
          <w:sz w:val="28"/>
          <w:szCs w:val="28"/>
          <w:lang w:val="nb-NO"/>
        </w:rPr>
        <w:t xml:space="preserve"> reiser:</w:t>
      </w:r>
    </w:p>
    <w:p w14:paraId="54F160E2" w14:textId="7E48FFB9" w:rsidR="00CB784F" w:rsidRPr="00A21EDC" w:rsidRDefault="00CB784F" w:rsidP="00511591">
      <w:pPr>
        <w:rPr>
          <w:sz w:val="28"/>
          <w:szCs w:val="28"/>
          <w:lang w:val="nb-NO"/>
        </w:rPr>
      </w:pPr>
      <w:r w:rsidRPr="00A21EDC">
        <w:rPr>
          <w:sz w:val="28"/>
          <w:szCs w:val="28"/>
          <w:lang w:val="nb-NO"/>
        </w:rPr>
        <w:tab/>
      </w:r>
      <w:r w:rsidR="000C36F2">
        <w:rPr>
          <w:sz w:val="28"/>
          <w:szCs w:val="28"/>
          <w:lang w:val="nb-NO"/>
        </w:rPr>
        <w:t xml:space="preserve">1. </w:t>
      </w:r>
      <w:r w:rsidRPr="00A21EDC">
        <w:rPr>
          <w:sz w:val="28"/>
          <w:szCs w:val="28"/>
          <w:lang w:val="nb-NO"/>
        </w:rPr>
        <w:t>Orkanger -&gt; Trondheim</w:t>
      </w:r>
    </w:p>
    <w:p w14:paraId="43C37FB7" w14:textId="532A5D43" w:rsidR="00CB784F" w:rsidRPr="00A21EDC" w:rsidRDefault="00CB784F" w:rsidP="00511591">
      <w:pPr>
        <w:rPr>
          <w:sz w:val="28"/>
          <w:szCs w:val="28"/>
          <w:lang w:val="nb-NO"/>
        </w:rPr>
      </w:pPr>
      <w:r w:rsidRPr="00A21EDC">
        <w:rPr>
          <w:sz w:val="28"/>
          <w:szCs w:val="28"/>
          <w:lang w:val="nb-NO"/>
        </w:rPr>
        <w:tab/>
      </w:r>
      <w:r w:rsidR="000C36F2">
        <w:rPr>
          <w:sz w:val="28"/>
          <w:szCs w:val="28"/>
          <w:lang w:val="nb-NO"/>
        </w:rPr>
        <w:t>2</w:t>
      </w:r>
      <w:r w:rsidR="00DC3A75">
        <w:rPr>
          <w:sz w:val="28"/>
          <w:szCs w:val="28"/>
          <w:lang w:val="nb-NO"/>
        </w:rPr>
        <w:t xml:space="preserve">. </w:t>
      </w:r>
      <w:r w:rsidRPr="00A21EDC">
        <w:rPr>
          <w:sz w:val="28"/>
          <w:szCs w:val="28"/>
          <w:lang w:val="nb-NO"/>
        </w:rPr>
        <w:t xml:space="preserve">Selbustrand -&gt; </w:t>
      </w:r>
      <w:proofErr w:type="spellStart"/>
      <w:r w:rsidRPr="00A21EDC">
        <w:rPr>
          <w:sz w:val="28"/>
          <w:szCs w:val="28"/>
          <w:lang w:val="nb-NO"/>
        </w:rPr>
        <w:t>Gree</w:t>
      </w:r>
      <w:r w:rsidR="00C75881" w:rsidRPr="00A21EDC">
        <w:rPr>
          <w:sz w:val="28"/>
          <w:szCs w:val="28"/>
          <w:lang w:val="nb-NO"/>
        </w:rPr>
        <w:t>n</w:t>
      </w:r>
      <w:r w:rsidRPr="00A21EDC">
        <w:rPr>
          <w:sz w:val="28"/>
          <w:szCs w:val="28"/>
          <w:lang w:val="nb-NO"/>
        </w:rPr>
        <w:t>Star</w:t>
      </w:r>
      <w:proofErr w:type="spellEnd"/>
      <w:r w:rsidRPr="00A21EDC">
        <w:rPr>
          <w:sz w:val="28"/>
          <w:szCs w:val="28"/>
          <w:lang w:val="nb-NO"/>
        </w:rPr>
        <w:t xml:space="preserve"> Hotel Lahti</w:t>
      </w:r>
    </w:p>
    <w:p w14:paraId="3664F8C8" w14:textId="77777777" w:rsidR="00CB784F" w:rsidRDefault="00CB784F" w:rsidP="00511591">
      <w:pPr>
        <w:rPr>
          <w:lang w:val="nb-NO"/>
        </w:rPr>
      </w:pPr>
    </w:p>
    <w:p w14:paraId="1930EA3D" w14:textId="15AB4ED6" w:rsidR="00CB784F" w:rsidRPr="00236BDE" w:rsidRDefault="00CB784F" w:rsidP="00236BDE">
      <w:pPr>
        <w:rPr>
          <w:sz w:val="28"/>
          <w:szCs w:val="28"/>
          <w:lang w:val="nb-NO"/>
        </w:rPr>
      </w:pPr>
      <w:r w:rsidRPr="00236BDE">
        <w:rPr>
          <w:sz w:val="28"/>
          <w:szCs w:val="28"/>
          <w:lang w:val="nb-NO"/>
        </w:rPr>
        <w:t>Vi begynner med Orkanger til Trondheim:</w:t>
      </w:r>
    </w:p>
    <w:p w14:paraId="4F4532A7" w14:textId="47B87012" w:rsidR="00CB784F" w:rsidRDefault="00672968" w:rsidP="005E0E16">
      <w:pPr>
        <w:spacing w:line="360" w:lineRule="auto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09B02BD3" wp14:editId="1D447C20">
            <wp:extent cx="5731510" cy="2814955"/>
            <wp:effectExtent l="0" t="0" r="0" b="4445"/>
            <wp:docPr id="1848174114" name="Picture 18481741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74114" name="Picture 2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F398" w14:textId="77777777" w:rsidR="000441D8" w:rsidRPr="00797705" w:rsidRDefault="00672968" w:rsidP="00000DB8">
      <w:pPr>
        <w:spacing w:line="360" w:lineRule="auto"/>
        <w:rPr>
          <w:sz w:val="28"/>
          <w:szCs w:val="28"/>
          <w:lang w:val="nb-NO"/>
        </w:rPr>
      </w:pPr>
      <w:r w:rsidRPr="00797705">
        <w:rPr>
          <w:sz w:val="28"/>
          <w:szCs w:val="28"/>
          <w:lang w:val="nb-NO"/>
        </w:rPr>
        <w:t xml:space="preserve">Vi kan se at </w:t>
      </w:r>
      <w:r w:rsidR="00824C44" w:rsidRPr="00797705">
        <w:rPr>
          <w:sz w:val="28"/>
          <w:szCs w:val="28"/>
          <w:lang w:val="nb-NO"/>
        </w:rPr>
        <w:t xml:space="preserve">ALT er litt raskere enn </w:t>
      </w:r>
      <w:proofErr w:type="spellStart"/>
      <w:r w:rsidR="00824C44" w:rsidRPr="00797705">
        <w:rPr>
          <w:sz w:val="28"/>
          <w:szCs w:val="28"/>
          <w:lang w:val="nb-NO"/>
        </w:rPr>
        <w:t>Dijkstras</w:t>
      </w:r>
      <w:proofErr w:type="spellEnd"/>
      <w:r w:rsidR="00824C44" w:rsidRPr="00797705">
        <w:rPr>
          <w:sz w:val="28"/>
          <w:szCs w:val="28"/>
          <w:lang w:val="nb-NO"/>
        </w:rPr>
        <w:t xml:space="preserve"> i dette tilfellet. ALT prosesserer også færre noder</w:t>
      </w:r>
      <w:r w:rsidR="000441D8" w:rsidRPr="00797705">
        <w:rPr>
          <w:sz w:val="28"/>
          <w:szCs w:val="28"/>
          <w:lang w:val="nb-NO"/>
        </w:rPr>
        <w:t>.</w:t>
      </w:r>
    </w:p>
    <w:p w14:paraId="0A5C80D8" w14:textId="77777777" w:rsidR="000441D8" w:rsidRPr="00797705" w:rsidRDefault="000441D8" w:rsidP="00000DB8">
      <w:pPr>
        <w:spacing w:line="360" w:lineRule="auto"/>
        <w:rPr>
          <w:sz w:val="28"/>
          <w:szCs w:val="28"/>
          <w:lang w:val="nb-NO"/>
        </w:rPr>
      </w:pPr>
      <w:r w:rsidRPr="00797705">
        <w:rPr>
          <w:sz w:val="28"/>
          <w:szCs w:val="28"/>
          <w:lang w:val="nb-NO"/>
        </w:rPr>
        <w:t>Begge viser nøyaktig samme rute, da reiserute-filene ble sjekket med kommandolinjeverktøyet "</w:t>
      </w:r>
      <w:proofErr w:type="spellStart"/>
      <w:r w:rsidRPr="00797705">
        <w:rPr>
          <w:sz w:val="28"/>
          <w:szCs w:val="28"/>
          <w:lang w:val="nb-NO"/>
        </w:rPr>
        <w:t>diff</w:t>
      </w:r>
      <w:proofErr w:type="spellEnd"/>
      <w:r w:rsidRPr="00797705">
        <w:rPr>
          <w:sz w:val="28"/>
          <w:szCs w:val="28"/>
          <w:lang w:val="nb-NO"/>
        </w:rPr>
        <w:t xml:space="preserve"> routeALT.csv routeDijkstra.csv".</w:t>
      </w:r>
    </w:p>
    <w:p w14:paraId="2C97B3F4" w14:textId="6119ECF7" w:rsidR="00EB7BBC" w:rsidRDefault="00EB7BBC" w:rsidP="00511591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3AA4B31F" wp14:editId="1BB62B2A">
            <wp:extent cx="5731510" cy="3362325"/>
            <wp:effectExtent l="0" t="0" r="0" b="3175"/>
            <wp:docPr id="127666476" name="Picture 127666476" descr="A map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6476" name="Picture 25" descr="A map with blue dot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9114" w14:textId="77777777" w:rsidR="00724ECD" w:rsidRDefault="00724ECD" w:rsidP="0011499C">
      <w:pPr>
        <w:jc w:val="center"/>
        <w:rPr>
          <w:b/>
          <w:bCs/>
          <w:sz w:val="28"/>
          <w:szCs w:val="28"/>
          <w:lang w:val="nb-NO"/>
        </w:rPr>
      </w:pPr>
    </w:p>
    <w:p w14:paraId="1B6630D8" w14:textId="4C496279" w:rsidR="008867B8" w:rsidRPr="00D024B7" w:rsidRDefault="008867B8" w:rsidP="00D024B7">
      <w:pPr>
        <w:rPr>
          <w:sz w:val="28"/>
          <w:szCs w:val="28"/>
          <w:lang w:val="nb-NO"/>
        </w:rPr>
      </w:pPr>
      <w:r w:rsidRPr="00D024B7">
        <w:rPr>
          <w:sz w:val="28"/>
          <w:szCs w:val="28"/>
          <w:lang w:val="nb-NO"/>
        </w:rPr>
        <w:t xml:space="preserve">Vi ser nå på reisen fra Selbustrand til </w:t>
      </w:r>
      <w:proofErr w:type="spellStart"/>
      <w:r w:rsidRPr="00D024B7">
        <w:rPr>
          <w:sz w:val="28"/>
          <w:szCs w:val="28"/>
          <w:lang w:val="nb-NO"/>
        </w:rPr>
        <w:t>GreenStar</w:t>
      </w:r>
      <w:proofErr w:type="spellEnd"/>
      <w:r w:rsidRPr="00D024B7">
        <w:rPr>
          <w:sz w:val="28"/>
          <w:szCs w:val="28"/>
          <w:lang w:val="nb-NO"/>
        </w:rPr>
        <w:t xml:space="preserve"> Hotel Lahti:</w:t>
      </w:r>
    </w:p>
    <w:p w14:paraId="2ED66707" w14:textId="44CFD1AB" w:rsidR="00873329" w:rsidRDefault="00C61AF0" w:rsidP="005E0E16">
      <w:pPr>
        <w:spacing w:line="360" w:lineRule="auto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7782BCDF" wp14:editId="75CB4ECA">
            <wp:extent cx="5731510" cy="2512060"/>
            <wp:effectExtent l="0" t="0" r="0" b="2540"/>
            <wp:docPr id="310155372" name="Picture 3101553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55372" name="Picture 24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4111" w14:textId="5DBBEC0C" w:rsidR="00045A07" w:rsidRPr="00D024B7" w:rsidRDefault="00C61AF0" w:rsidP="005E0E16">
      <w:pPr>
        <w:spacing w:line="360" w:lineRule="auto"/>
        <w:rPr>
          <w:sz w:val="28"/>
          <w:szCs w:val="28"/>
          <w:lang w:val="nb-NO"/>
        </w:rPr>
      </w:pPr>
      <w:r w:rsidRPr="00D024B7">
        <w:rPr>
          <w:sz w:val="28"/>
          <w:szCs w:val="28"/>
          <w:lang w:val="nb-NO"/>
        </w:rPr>
        <w:t xml:space="preserve">Det er også her svært liten målt tidsforskjell, til tross for at ALT igjen prosesserer færre noder i algoritmen sin. </w:t>
      </w:r>
      <w:r w:rsidR="00891264" w:rsidRPr="00D024B7">
        <w:rPr>
          <w:sz w:val="28"/>
          <w:szCs w:val="28"/>
          <w:lang w:val="nb-NO"/>
        </w:rPr>
        <w:t>Reiserutene ble igjen s</w:t>
      </w:r>
      <w:r w:rsidR="00FA344A" w:rsidRPr="00D024B7">
        <w:rPr>
          <w:sz w:val="28"/>
          <w:szCs w:val="28"/>
          <w:lang w:val="nb-NO"/>
        </w:rPr>
        <w:t>ammenlignet</w:t>
      </w:r>
      <w:r w:rsidR="00891264" w:rsidRPr="00D024B7">
        <w:rPr>
          <w:sz w:val="28"/>
          <w:szCs w:val="28"/>
          <w:lang w:val="nb-NO"/>
        </w:rPr>
        <w:t xml:space="preserve"> </w:t>
      </w:r>
      <w:r w:rsidR="00FA344A" w:rsidRPr="00D024B7">
        <w:rPr>
          <w:sz w:val="28"/>
          <w:szCs w:val="28"/>
          <w:lang w:val="nb-NO"/>
        </w:rPr>
        <w:t xml:space="preserve">og verifisert til å være like </w:t>
      </w:r>
      <w:r w:rsidR="00891264" w:rsidRPr="00D024B7">
        <w:rPr>
          <w:sz w:val="28"/>
          <w:szCs w:val="28"/>
          <w:lang w:val="nb-NO"/>
        </w:rPr>
        <w:t>med "</w:t>
      </w:r>
      <w:proofErr w:type="spellStart"/>
      <w:r w:rsidR="00891264" w:rsidRPr="00D024B7">
        <w:rPr>
          <w:sz w:val="28"/>
          <w:szCs w:val="28"/>
          <w:lang w:val="nb-NO"/>
        </w:rPr>
        <w:t>diff</w:t>
      </w:r>
      <w:proofErr w:type="spellEnd"/>
      <w:r w:rsidR="00891264" w:rsidRPr="00D024B7">
        <w:rPr>
          <w:sz w:val="28"/>
          <w:szCs w:val="28"/>
          <w:lang w:val="nb-NO"/>
        </w:rPr>
        <w:t>"-verktøyet i terminalen.</w:t>
      </w:r>
    </w:p>
    <w:p w14:paraId="3A9500E8" w14:textId="7618301A" w:rsidR="00045A07" w:rsidRDefault="005E0E16" w:rsidP="00511591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71F6CCD4" wp14:editId="1D68151D">
            <wp:extent cx="5731510" cy="2862580"/>
            <wp:effectExtent l="0" t="0" r="0" b="0"/>
            <wp:docPr id="1612013883" name="Picture 1612013883" descr="A map of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13883" name="Picture 26" descr="A map of a riv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D21">
        <w:rPr>
          <w:sz w:val="32"/>
          <w:szCs w:val="32"/>
          <w:lang w:val="nb-NO"/>
        </w:rPr>
        <w:t xml:space="preserve"> </w:t>
      </w:r>
    </w:p>
    <w:p w14:paraId="6C3C92DB" w14:textId="77777777" w:rsidR="0020049B" w:rsidRDefault="0020049B" w:rsidP="00511591">
      <w:pPr>
        <w:rPr>
          <w:lang w:val="nb-NO"/>
        </w:rPr>
      </w:pPr>
    </w:p>
    <w:p w14:paraId="67AF4AB6" w14:textId="77777777" w:rsidR="0020049B" w:rsidRDefault="0020049B" w:rsidP="00511591">
      <w:pPr>
        <w:rPr>
          <w:lang w:val="nb-NO"/>
        </w:rPr>
      </w:pPr>
    </w:p>
    <w:p w14:paraId="773A134F" w14:textId="77777777" w:rsidR="0020049B" w:rsidRDefault="0020049B" w:rsidP="00511591">
      <w:pPr>
        <w:rPr>
          <w:lang w:val="nb-NO"/>
        </w:rPr>
      </w:pPr>
    </w:p>
    <w:p w14:paraId="307ED753" w14:textId="77777777" w:rsidR="00A146E8" w:rsidRDefault="00A146E8" w:rsidP="00511591">
      <w:pPr>
        <w:rPr>
          <w:lang w:val="nb-NO"/>
        </w:rPr>
      </w:pPr>
    </w:p>
    <w:p w14:paraId="55847634" w14:textId="77777777" w:rsidR="00A146E8" w:rsidRDefault="00A146E8" w:rsidP="00511591">
      <w:pPr>
        <w:rPr>
          <w:lang w:val="nb-NO"/>
        </w:rPr>
      </w:pPr>
    </w:p>
    <w:p w14:paraId="7D4A0427" w14:textId="77777777" w:rsidR="00A146E8" w:rsidRDefault="00A146E8" w:rsidP="00511591">
      <w:pPr>
        <w:rPr>
          <w:lang w:val="nb-NO"/>
        </w:rPr>
      </w:pPr>
    </w:p>
    <w:p w14:paraId="3C06766A" w14:textId="77777777" w:rsidR="00A146E8" w:rsidRDefault="00A146E8" w:rsidP="00511591">
      <w:pPr>
        <w:rPr>
          <w:lang w:val="nb-NO"/>
        </w:rPr>
      </w:pPr>
    </w:p>
    <w:p w14:paraId="52B44F41" w14:textId="77777777" w:rsidR="00AF0323" w:rsidRPr="00A146E8" w:rsidRDefault="00AF0323" w:rsidP="00511591">
      <w:pPr>
        <w:rPr>
          <w:sz w:val="40"/>
          <w:szCs w:val="40"/>
          <w:lang w:val="nb-NO"/>
        </w:rPr>
      </w:pPr>
    </w:p>
    <w:sectPr w:rsidR="00AF0323" w:rsidRPr="00A146E8">
      <w:headerReference w:type="default" r:id="rId22"/>
      <w:footerReference w:type="even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98BE7B" w14:textId="77777777" w:rsidR="00480021" w:rsidRDefault="00480021" w:rsidP="00480021">
      <w:r>
        <w:separator/>
      </w:r>
    </w:p>
  </w:endnote>
  <w:endnote w:type="continuationSeparator" w:id="0">
    <w:p w14:paraId="1F4F4F2A" w14:textId="77777777" w:rsidR="00480021" w:rsidRDefault="00480021" w:rsidP="00480021">
      <w:r>
        <w:continuationSeparator/>
      </w:r>
    </w:p>
  </w:endnote>
  <w:endnote w:type="continuationNotice" w:id="1">
    <w:p w14:paraId="59A58513" w14:textId="77777777" w:rsidR="003A2670" w:rsidRDefault="003A267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133414" w14:textId="24B574B9" w:rsidR="00F1741C" w:rsidRDefault="00F1741C" w:rsidP="009119B3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6555365B" w14:textId="77777777" w:rsidR="00F1741C" w:rsidRDefault="00F1741C" w:rsidP="00F1741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5E8992" w14:textId="5E538B25" w:rsidR="00F1741C" w:rsidRPr="00F1741C" w:rsidRDefault="009119B3" w:rsidP="009119B3">
    <w:pPr>
      <w:pStyle w:val="Footer"/>
      <w:framePr w:wrap="none" w:vAnchor="text" w:hAnchor="margin" w:xAlign="right" w:y="1"/>
      <w:rPr>
        <w:rStyle w:val="PageNumber"/>
        <w:lang w:val="nb-NO"/>
      </w:rPr>
    </w:pPr>
    <w:sdt>
      <w:sdtPr>
        <w:rPr>
          <w:rStyle w:val="PageNumber"/>
        </w:rPr>
        <w:id w:val="-770161645"/>
        <w:docPartObj>
          <w:docPartGallery w:val="Page Numbers (Bottom of Page)"/>
          <w:docPartUnique/>
        </w:docPartObj>
      </w:sdtPr>
      <w:sdtContent>
        <w:r w:rsidR="00F1741C">
          <w:rPr>
            <w:rStyle w:val="PageNumber"/>
          </w:rPr>
          <w:fldChar w:fldCharType="begin"/>
        </w:r>
        <w:r w:rsidR="00F1741C">
          <w:rPr>
            <w:rStyle w:val="PageNumber"/>
          </w:rPr>
          <w:instrText xml:space="preserve"> PAGE </w:instrText>
        </w:r>
        <w:r w:rsidR="00F1741C">
          <w:rPr>
            <w:rStyle w:val="PageNumber"/>
          </w:rPr>
          <w:fldChar w:fldCharType="separate"/>
        </w:r>
        <w:r w:rsidR="00F1741C">
          <w:rPr>
            <w:rStyle w:val="PageNumber"/>
            <w:noProof/>
          </w:rPr>
          <w:t>1</w:t>
        </w:r>
        <w:r w:rsidR="00F1741C">
          <w:rPr>
            <w:rStyle w:val="PageNumber"/>
          </w:rPr>
          <w:fldChar w:fldCharType="end"/>
        </w:r>
      </w:sdtContent>
    </w:sdt>
    <w:r w:rsidR="00F1741C">
      <w:rPr>
        <w:rStyle w:val="PageNumber"/>
        <w:lang w:val="nb-NO"/>
      </w:rPr>
      <w:t>/</w:t>
    </w:r>
    <w:r w:rsidR="0049629C">
      <w:rPr>
        <w:rStyle w:val="PageNumber"/>
        <w:lang w:val="nb-NO"/>
      </w:rPr>
      <w:t>6</w:t>
    </w:r>
  </w:p>
  <w:p w14:paraId="66DE0479" w14:textId="77777777" w:rsidR="00F1741C" w:rsidRDefault="00F1741C" w:rsidP="00F1741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2B0E9E" w14:textId="77777777" w:rsidR="00480021" w:rsidRDefault="00480021" w:rsidP="00480021">
      <w:r>
        <w:separator/>
      </w:r>
    </w:p>
  </w:footnote>
  <w:footnote w:type="continuationSeparator" w:id="0">
    <w:p w14:paraId="369789B2" w14:textId="77777777" w:rsidR="00480021" w:rsidRDefault="00480021" w:rsidP="00480021">
      <w:r>
        <w:continuationSeparator/>
      </w:r>
    </w:p>
  </w:footnote>
  <w:footnote w:type="continuationNotice" w:id="1">
    <w:p w14:paraId="4A966480" w14:textId="77777777" w:rsidR="003A2670" w:rsidRDefault="003A267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B19A5B" w14:textId="6FA9FCB6" w:rsidR="00480021" w:rsidRPr="00EE5625" w:rsidRDefault="00480021" w:rsidP="00480021">
    <w:pPr>
      <w:pStyle w:val="Header"/>
      <w:jc w:val="center"/>
      <w:rPr>
        <w:lang w:val="nb-NO"/>
      </w:rPr>
    </w:pPr>
    <w:r w:rsidRPr="00EE5625">
      <w:rPr>
        <w:lang w:val="nb-NO"/>
      </w:rPr>
      <w:t>Joachim Grimen Westgaard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6E4"/>
    <w:rsid w:val="00000DB8"/>
    <w:rsid w:val="0001570F"/>
    <w:rsid w:val="000201E9"/>
    <w:rsid w:val="000332C7"/>
    <w:rsid w:val="000403B6"/>
    <w:rsid w:val="000441D8"/>
    <w:rsid w:val="00045A07"/>
    <w:rsid w:val="00054120"/>
    <w:rsid w:val="00056A13"/>
    <w:rsid w:val="00071CE8"/>
    <w:rsid w:val="0008425E"/>
    <w:rsid w:val="00084A1D"/>
    <w:rsid w:val="00087874"/>
    <w:rsid w:val="000956D0"/>
    <w:rsid w:val="000A212E"/>
    <w:rsid w:val="000B5C2B"/>
    <w:rsid w:val="000C00F1"/>
    <w:rsid w:val="000C1B7B"/>
    <w:rsid w:val="000C36F2"/>
    <w:rsid w:val="000E00CC"/>
    <w:rsid w:val="000F0772"/>
    <w:rsid w:val="000F0DCB"/>
    <w:rsid w:val="000F284F"/>
    <w:rsid w:val="001138C4"/>
    <w:rsid w:val="0011499C"/>
    <w:rsid w:val="00122EA2"/>
    <w:rsid w:val="00163434"/>
    <w:rsid w:val="00185015"/>
    <w:rsid w:val="00186AA0"/>
    <w:rsid w:val="00192F34"/>
    <w:rsid w:val="001B620A"/>
    <w:rsid w:val="001C2AF8"/>
    <w:rsid w:val="001C4F37"/>
    <w:rsid w:val="001D4782"/>
    <w:rsid w:val="001E4731"/>
    <w:rsid w:val="001E7E07"/>
    <w:rsid w:val="001F51F4"/>
    <w:rsid w:val="0020049B"/>
    <w:rsid w:val="002169B2"/>
    <w:rsid w:val="0022064F"/>
    <w:rsid w:val="00222CDB"/>
    <w:rsid w:val="00230775"/>
    <w:rsid w:val="00236BDE"/>
    <w:rsid w:val="00236E42"/>
    <w:rsid w:val="002423C1"/>
    <w:rsid w:val="00243E9C"/>
    <w:rsid w:val="002867D7"/>
    <w:rsid w:val="00286B24"/>
    <w:rsid w:val="00286E9F"/>
    <w:rsid w:val="00290F7C"/>
    <w:rsid w:val="002A17E7"/>
    <w:rsid w:val="002B2C5E"/>
    <w:rsid w:val="002D1DD4"/>
    <w:rsid w:val="002F5155"/>
    <w:rsid w:val="00321C4B"/>
    <w:rsid w:val="00337B60"/>
    <w:rsid w:val="003464E3"/>
    <w:rsid w:val="0039283D"/>
    <w:rsid w:val="003A18B9"/>
    <w:rsid w:val="003A2670"/>
    <w:rsid w:val="003D143B"/>
    <w:rsid w:val="003D414B"/>
    <w:rsid w:val="003F6EF4"/>
    <w:rsid w:val="00420834"/>
    <w:rsid w:val="00426888"/>
    <w:rsid w:val="0043525B"/>
    <w:rsid w:val="004505FD"/>
    <w:rsid w:val="00461AE4"/>
    <w:rsid w:val="0046679D"/>
    <w:rsid w:val="00470417"/>
    <w:rsid w:val="00472F68"/>
    <w:rsid w:val="00480021"/>
    <w:rsid w:val="0049060C"/>
    <w:rsid w:val="004933A1"/>
    <w:rsid w:val="0049629C"/>
    <w:rsid w:val="0049725C"/>
    <w:rsid w:val="00497CDA"/>
    <w:rsid w:val="004A638D"/>
    <w:rsid w:val="004C563E"/>
    <w:rsid w:val="004F14C7"/>
    <w:rsid w:val="004F2F6D"/>
    <w:rsid w:val="004F428F"/>
    <w:rsid w:val="00511591"/>
    <w:rsid w:val="005673D7"/>
    <w:rsid w:val="005756C2"/>
    <w:rsid w:val="00581CF4"/>
    <w:rsid w:val="00591F14"/>
    <w:rsid w:val="00593288"/>
    <w:rsid w:val="005A5A5B"/>
    <w:rsid w:val="005A71B2"/>
    <w:rsid w:val="005A7F80"/>
    <w:rsid w:val="005B6446"/>
    <w:rsid w:val="005C7F09"/>
    <w:rsid w:val="005D451D"/>
    <w:rsid w:val="005E0E16"/>
    <w:rsid w:val="005E3CB7"/>
    <w:rsid w:val="005E76B3"/>
    <w:rsid w:val="005F6C8B"/>
    <w:rsid w:val="005F7056"/>
    <w:rsid w:val="00630276"/>
    <w:rsid w:val="00631D0F"/>
    <w:rsid w:val="00637203"/>
    <w:rsid w:val="00640602"/>
    <w:rsid w:val="00655357"/>
    <w:rsid w:val="00660696"/>
    <w:rsid w:val="00667B76"/>
    <w:rsid w:val="00671412"/>
    <w:rsid w:val="00672968"/>
    <w:rsid w:val="006815E5"/>
    <w:rsid w:val="00683808"/>
    <w:rsid w:val="00687768"/>
    <w:rsid w:val="00690640"/>
    <w:rsid w:val="0069184E"/>
    <w:rsid w:val="006B434D"/>
    <w:rsid w:val="006C5A3D"/>
    <w:rsid w:val="006D30BF"/>
    <w:rsid w:val="006D3204"/>
    <w:rsid w:val="006E1195"/>
    <w:rsid w:val="006E552C"/>
    <w:rsid w:val="006F23E4"/>
    <w:rsid w:val="00715BC9"/>
    <w:rsid w:val="00720A51"/>
    <w:rsid w:val="00722496"/>
    <w:rsid w:val="007244F9"/>
    <w:rsid w:val="00724ECD"/>
    <w:rsid w:val="00731D34"/>
    <w:rsid w:val="00744B0C"/>
    <w:rsid w:val="007567CA"/>
    <w:rsid w:val="0076225C"/>
    <w:rsid w:val="00762557"/>
    <w:rsid w:val="00767679"/>
    <w:rsid w:val="007751A9"/>
    <w:rsid w:val="00777554"/>
    <w:rsid w:val="00782CC6"/>
    <w:rsid w:val="00797705"/>
    <w:rsid w:val="007A1C1C"/>
    <w:rsid w:val="007B26C0"/>
    <w:rsid w:val="007B66AF"/>
    <w:rsid w:val="007C0064"/>
    <w:rsid w:val="007D7EB1"/>
    <w:rsid w:val="007F0A00"/>
    <w:rsid w:val="007F4B45"/>
    <w:rsid w:val="007F5CB6"/>
    <w:rsid w:val="007F6331"/>
    <w:rsid w:val="008005BC"/>
    <w:rsid w:val="008107E9"/>
    <w:rsid w:val="00824C44"/>
    <w:rsid w:val="00830466"/>
    <w:rsid w:val="008443BB"/>
    <w:rsid w:val="00846096"/>
    <w:rsid w:val="00852D06"/>
    <w:rsid w:val="0085643B"/>
    <w:rsid w:val="00866232"/>
    <w:rsid w:val="00873329"/>
    <w:rsid w:val="008867B8"/>
    <w:rsid w:val="0088777F"/>
    <w:rsid w:val="00891264"/>
    <w:rsid w:val="00892494"/>
    <w:rsid w:val="008C64C3"/>
    <w:rsid w:val="008D0FCC"/>
    <w:rsid w:val="008D3AEF"/>
    <w:rsid w:val="008E2871"/>
    <w:rsid w:val="0091184B"/>
    <w:rsid w:val="009119B3"/>
    <w:rsid w:val="00925FCC"/>
    <w:rsid w:val="00933CAD"/>
    <w:rsid w:val="00933FA3"/>
    <w:rsid w:val="0093518A"/>
    <w:rsid w:val="00944B26"/>
    <w:rsid w:val="009B1F51"/>
    <w:rsid w:val="009C6353"/>
    <w:rsid w:val="009D6CD7"/>
    <w:rsid w:val="009D72A3"/>
    <w:rsid w:val="009E3E5D"/>
    <w:rsid w:val="00A017AE"/>
    <w:rsid w:val="00A10EE5"/>
    <w:rsid w:val="00A146E8"/>
    <w:rsid w:val="00A21EDC"/>
    <w:rsid w:val="00A555EB"/>
    <w:rsid w:val="00A71C05"/>
    <w:rsid w:val="00A836E4"/>
    <w:rsid w:val="00A86045"/>
    <w:rsid w:val="00A93EB2"/>
    <w:rsid w:val="00AA7BBE"/>
    <w:rsid w:val="00AB18DE"/>
    <w:rsid w:val="00AB4892"/>
    <w:rsid w:val="00AB7008"/>
    <w:rsid w:val="00AC44F2"/>
    <w:rsid w:val="00AE4BB4"/>
    <w:rsid w:val="00AF0323"/>
    <w:rsid w:val="00B05A93"/>
    <w:rsid w:val="00B1535D"/>
    <w:rsid w:val="00B15DF6"/>
    <w:rsid w:val="00B21912"/>
    <w:rsid w:val="00B2239B"/>
    <w:rsid w:val="00B2521C"/>
    <w:rsid w:val="00B370D8"/>
    <w:rsid w:val="00B471CF"/>
    <w:rsid w:val="00B51974"/>
    <w:rsid w:val="00B53C2F"/>
    <w:rsid w:val="00B54DC2"/>
    <w:rsid w:val="00B56E8D"/>
    <w:rsid w:val="00B6262D"/>
    <w:rsid w:val="00B848EB"/>
    <w:rsid w:val="00B950C2"/>
    <w:rsid w:val="00BA58FC"/>
    <w:rsid w:val="00BA7D1C"/>
    <w:rsid w:val="00BC0BCA"/>
    <w:rsid w:val="00BC2F29"/>
    <w:rsid w:val="00BC6C78"/>
    <w:rsid w:val="00BC780B"/>
    <w:rsid w:val="00BD717F"/>
    <w:rsid w:val="00BE0092"/>
    <w:rsid w:val="00C0292D"/>
    <w:rsid w:val="00C0333F"/>
    <w:rsid w:val="00C13BC9"/>
    <w:rsid w:val="00C24369"/>
    <w:rsid w:val="00C36ADA"/>
    <w:rsid w:val="00C41210"/>
    <w:rsid w:val="00C458E2"/>
    <w:rsid w:val="00C61AF0"/>
    <w:rsid w:val="00C75881"/>
    <w:rsid w:val="00C92097"/>
    <w:rsid w:val="00CB17CE"/>
    <w:rsid w:val="00CB581A"/>
    <w:rsid w:val="00CB784F"/>
    <w:rsid w:val="00CC6A0D"/>
    <w:rsid w:val="00CD448F"/>
    <w:rsid w:val="00CD6947"/>
    <w:rsid w:val="00CD7777"/>
    <w:rsid w:val="00CE3E72"/>
    <w:rsid w:val="00CE58E5"/>
    <w:rsid w:val="00CF44F5"/>
    <w:rsid w:val="00D024B7"/>
    <w:rsid w:val="00D112D3"/>
    <w:rsid w:val="00D50B59"/>
    <w:rsid w:val="00D51BBE"/>
    <w:rsid w:val="00D74CEA"/>
    <w:rsid w:val="00D75E42"/>
    <w:rsid w:val="00D83829"/>
    <w:rsid w:val="00D93E5C"/>
    <w:rsid w:val="00DC3A75"/>
    <w:rsid w:val="00DE1265"/>
    <w:rsid w:val="00E00A2C"/>
    <w:rsid w:val="00E00C8A"/>
    <w:rsid w:val="00E01A26"/>
    <w:rsid w:val="00E0213F"/>
    <w:rsid w:val="00E11269"/>
    <w:rsid w:val="00E11B30"/>
    <w:rsid w:val="00E328DC"/>
    <w:rsid w:val="00E54AD5"/>
    <w:rsid w:val="00E57A3D"/>
    <w:rsid w:val="00E737D3"/>
    <w:rsid w:val="00E84FE1"/>
    <w:rsid w:val="00E87D21"/>
    <w:rsid w:val="00E913AB"/>
    <w:rsid w:val="00EB23EB"/>
    <w:rsid w:val="00EB7BBC"/>
    <w:rsid w:val="00EC283F"/>
    <w:rsid w:val="00ED2A1F"/>
    <w:rsid w:val="00EE5625"/>
    <w:rsid w:val="00EF1DA4"/>
    <w:rsid w:val="00EF24D8"/>
    <w:rsid w:val="00EF41D4"/>
    <w:rsid w:val="00EF6EDE"/>
    <w:rsid w:val="00F16D46"/>
    <w:rsid w:val="00F1741C"/>
    <w:rsid w:val="00F21C48"/>
    <w:rsid w:val="00F31AFD"/>
    <w:rsid w:val="00F334CF"/>
    <w:rsid w:val="00F36716"/>
    <w:rsid w:val="00F57D22"/>
    <w:rsid w:val="00F95E2B"/>
    <w:rsid w:val="00FA344A"/>
    <w:rsid w:val="00FB0A00"/>
    <w:rsid w:val="00FC3CAE"/>
    <w:rsid w:val="1E4A2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DDE2A"/>
  <w15:chartTrackingRefBased/>
  <w15:docId w15:val="{B4846CBC-51FF-402A-B109-1A31333F8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5A93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07E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688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53C2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3C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48002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0021"/>
  </w:style>
  <w:style w:type="paragraph" w:styleId="Footer">
    <w:name w:val="footer"/>
    <w:basedOn w:val="Normal"/>
    <w:link w:val="FooterChar"/>
    <w:uiPriority w:val="99"/>
    <w:unhideWhenUsed/>
    <w:rsid w:val="0048002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0021"/>
  </w:style>
  <w:style w:type="character" w:styleId="PageNumber">
    <w:name w:val="page number"/>
    <w:basedOn w:val="DefaultParagraphFont"/>
    <w:uiPriority w:val="99"/>
    <w:semiHidden/>
    <w:unhideWhenUsed/>
    <w:rsid w:val="00F1741C"/>
  </w:style>
  <w:style w:type="character" w:customStyle="1" w:styleId="Heading1Char">
    <w:name w:val="Heading 1 Char"/>
    <w:basedOn w:val="DefaultParagraphFont"/>
    <w:link w:val="Heading1"/>
    <w:uiPriority w:val="9"/>
    <w:rsid w:val="008107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68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B23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23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0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7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9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macintosh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1</Pages>
  <Words>332</Words>
  <Characters>1895</Characters>
  <Application>Microsoft Office Word</Application>
  <DocSecurity>4</DocSecurity>
  <Lines>15</Lines>
  <Paragraphs>4</Paragraphs>
  <ScaleCrop>false</ScaleCrop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Joachim Grimen Westgaard</dc:creator>
  <cp:keywords/>
  <dc:description/>
  <cp:lastModifiedBy>Joachim Grimen Westgaard</cp:lastModifiedBy>
  <cp:revision>246</cp:revision>
  <dcterms:created xsi:type="dcterms:W3CDTF">2023-11-21T19:46:00Z</dcterms:created>
  <dcterms:modified xsi:type="dcterms:W3CDTF">2023-11-23T21:43:00Z</dcterms:modified>
</cp:coreProperties>
</file>